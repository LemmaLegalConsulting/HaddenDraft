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57833" w:rsidP="16C2FEC7" w:rsidRDefault="00A57833" w14:paraId="4A125B1A" w14:textId="224E317D">
      <w:pPr>
        <w:spacing w:line="240" w:lineRule="auto"/>
        <w:ind w:left="5040"/>
        <w:rPr>
          <w:highlight w:val="yellow"/>
        </w:rPr>
      </w:pPr>
      <w:del w:author="Joseph C. Tomino" w:date="2025-05-15T16:12:00Z" w16du:dateUtc="2025-05-15T20:12:00Z" w:id="21">
        <w:r w:rsidDel="00BF5C49">
          <w:tab/>
        </w:r>
      </w:del>
      <w:r w:rsidRPr="00AF753E" w:rsidR="00BF5C49">
        <w:rPr>
          <w:highlight w:val="yellow"/>
        </w:rPr>
        <w:t>{{ fields.attorney_name_bar_no }}</w:t>
      </w:r>
      <w:r w:rsidRPr="00AF753E" w:rsidR="00EC0789">
        <w:rPr>
          <w:highlight w:val="yellow"/>
        </w:rPr>
      </w:r>
    </w:p>
    <w:p w:rsidR="00EC0789" w:rsidP="16C2FEC7" w:rsidRDefault="00EC0789" w14:paraId="4C1C3533" w14:textId="30E2D2AE" w14:noSpellErr="1">
      <w:pPr>
        <w:spacing w:line="240" w:lineRule="auto"/>
        <w:ind w:left="5040"/>
        <w:rPr/>
      </w:pPr>
      <w:r w:rsidR="00EC0789">
        <w:rPr/>
        <w:t>{{ blocks["attorney-name-bar-no"]["paragraphs"][0] }}</w:t>
      </w:r>
      <w:r w:rsidR="007E6208">
        <w:rPr/>
      </w:r>
    </w:p>
    <w:p w:rsidR="007E6208" w:rsidP="16C2FEC7" w:rsidRDefault="007E6208" w14:paraId="5368C691" w14:textId="670BA35C" w14:noSpellErr="1">
      <w:pPr>
        <w:spacing w:line="240" w:lineRule="auto"/>
        <w:ind w:left="5040"/>
        <w:rPr/>
      </w:pPr>
      <w:r w:rsidR="007E6208">
        <w:rPr/>
        <w:t>{{ blocks["attorney-name-bar-no"]["paragraphs"][1] }}</w:t>
      </w:r>
    </w:p>
    <w:p w:rsidR="007E6208" w:rsidP="16C2FEC7" w:rsidRDefault="007E6208" w14:paraId="46E2E8B6" w14:textId="3B9CA20A" w14:noSpellErr="1">
      <w:pPr>
        <w:spacing w:line="240" w:lineRule="auto"/>
        <w:ind w:left="5040"/>
        <w:rPr/>
      </w:pPr>
      <w:r w:rsidR="007E6208">
        <w:rPr/>
        <w:t>{{ blocks["attorney-name-bar-no"]["paragraphs"][2] }}</w:t>
      </w:r>
    </w:p>
    <w:p w:rsidR="007E6208" w:rsidP="16C2FEC7" w:rsidRDefault="00AF753E" w14:paraId="676ADCB9" w14:textId="054A2C27" w14:noSpellErr="1">
      <w:pPr>
        <w:spacing w:line="240" w:lineRule="auto"/>
        <w:ind w:left="5040"/>
        <w:rPr>
          <w:highlight w:val="yellow"/>
        </w:rPr>
      </w:pPr>
      <w:r w:rsidR="00AF753E">
        <w:rPr/>
        <w:t>{{ blocks["attorney-name-bar-no"]["paragraphs"][3] }}</w:t>
      </w:r>
      <w:r w:rsidRPr="16C2FEC7" w:rsidR="00AF753E">
        <w:rPr>
          <w:highlight w:val="yellow"/>
        </w:rPr>
      </w:r>
      <w:r w:rsidRPr="16C2FEC7" w:rsidR="00AF753E">
        <w:rPr>
          <w:highlight w:val="yellow"/>
        </w:rPr>
      </w:r>
    </w:p>
    <w:p w:rsidR="00AF753E" w:rsidP="16C2FEC7" w:rsidRDefault="00AF753E" w14:paraId="410DAB9C" w14:textId="22982F54" w14:noSpellErr="1">
      <w:pPr>
        <w:spacing w:line="240" w:lineRule="auto"/>
        <w:ind w:left="5040"/>
        <w:rPr/>
      </w:pPr>
      <w:r w:rsidR="00AF753E">
        <w:rPr/>
        <w:t>{{ blocks["attorney-name-bar-no"]["paragraphs"][4] }}</w:t>
      </w:r>
    </w:p>
    <w:sectPr w:rsidRPr="0025484F" w:rsidR="0025484F" w:rsidSect="007125FB">
      <w:footerReference w:type="default" r:id="rId14"/>
      <w:headerReference w:type="default" r:id="rId18"/>
      <w:pgSz w:w="12240" w:h="15840" w:orient="portrait"/>
      <w:pgMar w:top="1440" w:right="1440" w:bottom="1440" w:left="1440" w:header="720" w:footer="720" w:gutter="0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nitials="BR" w:author="Reitzloff, Barbara A." w:date="2025-05-16T10:49:00Z" w:id="121">
    <w:p w:rsidR="00E045BC" w:rsidP="00E045BC" w:rsidRDefault="00E045BC" w14:paraId="365389D3" w14:textId="77777777">
      <w:pPr>
        <w:pStyle w:val="CommentText"/>
      </w:pPr>
      <w:r>
        <w:rPr>
          <w:rStyle w:val="CommentReference"/>
        </w:rPr>
        <w:annotationRef/>
      </w:r>
      <w:r>
        <w:t>Joe, I saw this abbreviation used in other docs. FWIW, I prefer CCO or C.C.O. but it’s not a strong preference, so whatever you wish to use.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65389D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668BB585" w16cex:dateUtc="2025-05-16T14:4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65389D3" w16cid:durableId="668BB585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8412E" w:rsidP="00287737" w:rsidRDefault="0058412E" w14:paraId="1E95FDEC" w14:textId="77777777">
      <w:r>
        <w:separator/>
      </w:r>
    </w:p>
  </w:endnote>
  <w:endnote w:type="continuationSeparator" w:id="0">
    <w:p w:rsidR="0058412E" w:rsidP="00287737" w:rsidRDefault="0058412E" w14:paraId="2363BB59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459488292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7125FB" w:rsidP="16C2FEC7" w:rsidRDefault="007125FB" w14:paraId="5E78B259" w14:noSpellErr="1" w14:textId="3D1A4FE5">
        <w:pPr>
          <w:pStyle w:val="Footer"/>
          <w:jc w:val="center"/>
        </w:pPr>
        <w:r w:rsidRPr="16C2FEC7">
          <w:rPr>
            <w:noProof/>
          </w:rPr>
          <w:fldChar w:fldCharType="begin"/>
        </w:r>
        <w:r>
          <w:instrText xml:space="preserve"> PAGE   \* MERGEFORMAT </w:instrText>
        </w:r>
        <w:r>
          <w:fldChar w:fldCharType="separate"/>
        </w:r>
        <w:r w:rsidRPr="16C2FEC7" w:rsidR="16C2FEC7">
          <w:rPr>
            <w:noProof/>
          </w:rPr>
          <w:t>2</w:t>
        </w:r>
        <w:r w:rsidRPr="16C2FEC7"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8412E" w:rsidP="00287737" w:rsidRDefault="0058412E" w14:paraId="51860E39" w14:textId="77777777">
      <w:r>
        <w:separator/>
      </w:r>
    </w:p>
  </w:footnote>
  <w:footnote w:type="continuationSeparator" w:id="0">
    <w:p w:rsidR="0058412E" w:rsidP="00287737" w:rsidRDefault="0058412E" w14:paraId="0C16B5DF" w14:textId="77777777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intelligence2.xml><?xml version="1.0" encoding="utf-8"?>
<int2:intelligence xmlns:int2="http://schemas.microsoft.com/office/intelligence/2020/intelligence">
  <int2:observations>
    <int2:textHash int2:hashCode="6AQ8jbk7UUpuW/" int2:id="DjhJTmC5">
      <int2:state int2:type="spell" int2:value="Rejected"/>
    </int2:textHash>
    <int2:textHash int2:hashCode="Jsuoe+rYKzaSnN" int2:id="p1dXQeo4">
      <int2:state int2:type="spell" int2:value="Rejected"/>
    </int2:textHash>
    <int2:textHash int2:hashCode="Xn+KEHZmvhOvXp" int2:id="SNNT1qMN">
      <int2:state int2:type="spell" int2:value="Rejected"/>
    </int2:textHash>
  </int2:observations>
  <int2:intelligenceSetting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D0778B"/>
    <w:multiLevelType w:val="hybridMultilevel"/>
    <w:tmpl w:val="704C7C84"/>
    <w:lvl w:ilvl="0" w:tplc="FFFFFFFF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5F759A"/>
    <w:multiLevelType w:val="hybridMultilevel"/>
    <w:tmpl w:val="1834C1D4"/>
    <w:lvl w:ilvl="0" w:tplc="2C5ACBF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DE33038"/>
    <w:multiLevelType w:val="hybridMultilevel"/>
    <w:tmpl w:val="8CF62A20"/>
    <w:lvl w:ilvl="0" w:tplc="BF989BA4">
      <w:start w:val="2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EB95B92"/>
    <w:multiLevelType w:val="hybridMultilevel"/>
    <w:tmpl w:val="FAE8335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FFFFFFFF" w:tentative="1">
      <w:start w:val="1"/>
      <w:numFmt w:val="lowerLetter"/>
      <w:lvlText w:val="%2."/>
      <w:lvlJc w:val="left"/>
      <w:pPr>
        <w:ind w:left="2160" w:hanging="360"/>
      </w:pPr>
    </w:lvl>
    <w:lvl w:ilvl="2" w:tplc="FFFFFFFF" w:tentative="1">
      <w:start w:val="1"/>
      <w:numFmt w:val="lowerRoman"/>
      <w:lvlText w:val="%3."/>
      <w:lvlJc w:val="right"/>
      <w:pPr>
        <w:ind w:left="2880" w:hanging="180"/>
      </w:pPr>
    </w:lvl>
    <w:lvl w:ilvl="3" w:tplc="FFFFFFFF" w:tentative="1">
      <w:start w:val="1"/>
      <w:numFmt w:val="decimal"/>
      <w:lvlText w:val="%4."/>
      <w:lvlJc w:val="left"/>
      <w:pPr>
        <w:ind w:left="3600" w:hanging="360"/>
      </w:pPr>
    </w:lvl>
    <w:lvl w:ilvl="4" w:tplc="FFFFFFFF" w:tentative="1">
      <w:start w:val="1"/>
      <w:numFmt w:val="lowerLetter"/>
      <w:lvlText w:val="%5."/>
      <w:lvlJc w:val="left"/>
      <w:pPr>
        <w:ind w:left="4320" w:hanging="360"/>
      </w:pPr>
    </w:lvl>
    <w:lvl w:ilvl="5" w:tplc="FFFFFFFF" w:tentative="1">
      <w:start w:val="1"/>
      <w:numFmt w:val="lowerRoman"/>
      <w:lvlText w:val="%6."/>
      <w:lvlJc w:val="right"/>
      <w:pPr>
        <w:ind w:left="5040" w:hanging="180"/>
      </w:pPr>
    </w:lvl>
    <w:lvl w:ilvl="6" w:tplc="FFFFFFFF" w:tentative="1">
      <w:start w:val="1"/>
      <w:numFmt w:val="decimal"/>
      <w:lvlText w:val="%7."/>
      <w:lvlJc w:val="left"/>
      <w:pPr>
        <w:ind w:left="5760" w:hanging="360"/>
      </w:pPr>
    </w:lvl>
    <w:lvl w:ilvl="7" w:tplc="FFFFFFFF" w:tentative="1">
      <w:start w:val="1"/>
      <w:numFmt w:val="lowerLetter"/>
      <w:lvlText w:val="%8."/>
      <w:lvlJc w:val="left"/>
      <w:pPr>
        <w:ind w:left="6480" w:hanging="360"/>
      </w:pPr>
    </w:lvl>
    <w:lvl w:ilvl="8" w:tplc="FFFFFFFF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61083E6C"/>
    <w:multiLevelType w:val="hybridMultilevel"/>
    <w:tmpl w:val="FAE8335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75C1487C"/>
    <w:multiLevelType w:val="hybridMultilevel"/>
    <w:tmpl w:val="FAF4F43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24560224">
    <w:abstractNumId w:val="5"/>
  </w:num>
  <w:num w:numId="2" w16cid:durableId="211964426">
    <w:abstractNumId w:val="1"/>
  </w:num>
  <w:num w:numId="3" w16cid:durableId="1847943024">
    <w:abstractNumId w:val="0"/>
  </w:num>
  <w:num w:numId="4" w16cid:durableId="1254440188">
    <w:abstractNumId w:val="4"/>
  </w:num>
  <w:num w:numId="5" w16cid:durableId="927079670">
    <w:abstractNumId w:val="3"/>
  </w:num>
  <w:num w:numId="6" w16cid:durableId="1002972251">
    <w:abstractNumId w:val="2"/>
  </w:num>
  <w:num w:numId="7" w16cid:durableId="131039793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1440" w:hanging="72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  <w:num w:numId="8" w16cid:durableId="504898494">
    <w:abstractNumId w:val="1"/>
    <w:lvlOverride w:ilvl="0">
      <w:lvl w:ilvl="0" w:tplc="2C5ACBF6">
        <w:start w:val="1"/>
        <w:numFmt w:val="lowerLetter"/>
        <w:lvlText w:val="%1."/>
        <w:lvlJc w:val="left"/>
        <w:pPr>
          <w:ind w:left="720" w:firstLine="360"/>
        </w:pPr>
        <w:rPr>
          <w:rFonts w:hint="default"/>
        </w:rPr>
      </w:lvl>
    </w:lvlOverride>
    <w:lvlOverride w:ilvl="1">
      <w:lvl w:ilvl="1" w:tplc="04090019">
        <w:start w:val="1"/>
        <w:numFmt w:val="lowerLetter"/>
        <w:lvlText w:val="%2."/>
        <w:lvlJc w:val="left"/>
        <w:pPr>
          <w:ind w:left="1440" w:hanging="360"/>
        </w:pPr>
      </w:lvl>
    </w:lvlOverride>
    <w:lvlOverride w:ilvl="2">
      <w:lvl w:ilvl="2" w:tplc="0409001B" w:tentative="1">
        <w:start w:val="1"/>
        <w:numFmt w:val="lowerRoman"/>
        <w:lvlText w:val="%3."/>
        <w:lvlJc w:val="right"/>
        <w:pPr>
          <w:ind w:left="2160" w:hanging="180"/>
        </w:pPr>
      </w:lvl>
    </w:lvlOverride>
    <w:lvlOverride w:ilvl="3">
      <w:lvl w:ilvl="3" w:tplc="0409000F" w:tentative="1">
        <w:start w:val="1"/>
        <w:numFmt w:val="decimal"/>
        <w:lvlText w:val="%4."/>
        <w:lvlJc w:val="left"/>
        <w:pPr>
          <w:ind w:left="2880" w:hanging="360"/>
        </w:pPr>
      </w:lvl>
    </w:lvlOverride>
    <w:lvlOverride w:ilvl="4">
      <w:lvl w:ilvl="4" w:tplc="04090019" w:tentative="1">
        <w:start w:val="1"/>
        <w:numFmt w:val="lowerLetter"/>
        <w:lvlText w:val="%5."/>
        <w:lvlJc w:val="left"/>
        <w:pPr>
          <w:ind w:left="3600" w:hanging="360"/>
        </w:pPr>
      </w:lvl>
    </w:lvlOverride>
    <w:lvlOverride w:ilvl="5">
      <w:lvl w:ilvl="5" w:tplc="0409001B" w:tentative="1">
        <w:start w:val="1"/>
        <w:numFmt w:val="lowerRoman"/>
        <w:lvlText w:val="%6."/>
        <w:lvlJc w:val="right"/>
        <w:pPr>
          <w:ind w:left="4320" w:hanging="180"/>
        </w:pPr>
      </w:lvl>
    </w:lvlOverride>
    <w:lvlOverride w:ilvl="6">
      <w:lvl w:ilvl="6" w:tplc="0409000F" w:tentative="1">
        <w:start w:val="1"/>
        <w:numFmt w:val="decimal"/>
        <w:lvlText w:val="%7."/>
        <w:lvlJc w:val="left"/>
        <w:pPr>
          <w:ind w:left="5040" w:hanging="360"/>
        </w:pPr>
      </w:lvl>
    </w:lvlOverride>
    <w:lvlOverride w:ilvl="7">
      <w:lvl w:ilvl="7" w:tplc="04090019" w:tentative="1">
        <w:start w:val="1"/>
        <w:numFmt w:val="lowerLetter"/>
        <w:lvlText w:val="%8."/>
        <w:lvlJc w:val="left"/>
        <w:pPr>
          <w:ind w:left="5760" w:hanging="360"/>
        </w:pPr>
      </w:lvl>
    </w:lvlOverride>
    <w:lvlOverride w:ilvl="8">
      <w:lvl w:ilvl="8" w:tplc="0409001B" w:tentative="1">
        <w:start w:val="1"/>
        <w:numFmt w:val="lowerRoman"/>
        <w:lvlText w:val="%9."/>
        <w:lvlJc w:val="right"/>
        <w:pPr>
          <w:ind w:left="6480" w:hanging="180"/>
        </w:pPr>
      </w:lvl>
    </w:lvlOverride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Joseph C. Tomino">
    <w15:presenceInfo w15:providerId="None" w15:userId="Joseph C. Tomino"/>
  </w15:person>
  <w15:person w15:author="Reitzloff, Barbara A.">
    <w15:presenceInfo w15:providerId="AD" w15:userId="S::breitzloff@lasclev.org::b9566668-d91c-4543-89bc-45629364d585"/>
  </w15:person>
</w15:people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2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3F57"/>
    <w:rsid w:val="00033B1E"/>
    <w:rsid w:val="0004279C"/>
    <w:rsid w:val="000C59B5"/>
    <w:rsid w:val="00130DC3"/>
    <w:rsid w:val="00170DC8"/>
    <w:rsid w:val="001914DD"/>
    <w:rsid w:val="00211316"/>
    <w:rsid w:val="002131E3"/>
    <w:rsid w:val="0025484F"/>
    <w:rsid w:val="00287737"/>
    <w:rsid w:val="00293FDB"/>
    <w:rsid w:val="002A5A98"/>
    <w:rsid w:val="002F07F2"/>
    <w:rsid w:val="00353E2E"/>
    <w:rsid w:val="00381E5B"/>
    <w:rsid w:val="003939C0"/>
    <w:rsid w:val="003C4330"/>
    <w:rsid w:val="00403DFC"/>
    <w:rsid w:val="00432125"/>
    <w:rsid w:val="004439C8"/>
    <w:rsid w:val="00480400"/>
    <w:rsid w:val="004B54D4"/>
    <w:rsid w:val="00557BA4"/>
    <w:rsid w:val="00561F67"/>
    <w:rsid w:val="0058412E"/>
    <w:rsid w:val="005920A9"/>
    <w:rsid w:val="00593C2C"/>
    <w:rsid w:val="005C5B8A"/>
    <w:rsid w:val="0066715E"/>
    <w:rsid w:val="006922CF"/>
    <w:rsid w:val="00696062"/>
    <w:rsid w:val="006E72AA"/>
    <w:rsid w:val="006F390D"/>
    <w:rsid w:val="006F58E4"/>
    <w:rsid w:val="007125FB"/>
    <w:rsid w:val="0075231B"/>
    <w:rsid w:val="00771274"/>
    <w:rsid w:val="00784454"/>
    <w:rsid w:val="00785B15"/>
    <w:rsid w:val="007907E1"/>
    <w:rsid w:val="00794A22"/>
    <w:rsid w:val="007E6208"/>
    <w:rsid w:val="007F3431"/>
    <w:rsid w:val="007F7A34"/>
    <w:rsid w:val="00841611"/>
    <w:rsid w:val="008A6A2D"/>
    <w:rsid w:val="008D3342"/>
    <w:rsid w:val="009113B4"/>
    <w:rsid w:val="00915BD7"/>
    <w:rsid w:val="00943C5C"/>
    <w:rsid w:val="00961895"/>
    <w:rsid w:val="00992393"/>
    <w:rsid w:val="00992E1E"/>
    <w:rsid w:val="009B6B81"/>
    <w:rsid w:val="009F6A42"/>
    <w:rsid w:val="00A12095"/>
    <w:rsid w:val="00A21A57"/>
    <w:rsid w:val="00A45E39"/>
    <w:rsid w:val="00A57833"/>
    <w:rsid w:val="00AE0BA4"/>
    <w:rsid w:val="00AF753E"/>
    <w:rsid w:val="00B60CA8"/>
    <w:rsid w:val="00BF5C49"/>
    <w:rsid w:val="00C16C21"/>
    <w:rsid w:val="00C666B2"/>
    <w:rsid w:val="00C70244"/>
    <w:rsid w:val="00CC3F57"/>
    <w:rsid w:val="00D76CE5"/>
    <w:rsid w:val="00D860FA"/>
    <w:rsid w:val="00DB4D36"/>
    <w:rsid w:val="00DC0A67"/>
    <w:rsid w:val="00E045BC"/>
    <w:rsid w:val="00E179AB"/>
    <w:rsid w:val="00E414D4"/>
    <w:rsid w:val="00E63D35"/>
    <w:rsid w:val="00E71316"/>
    <w:rsid w:val="00E81D69"/>
    <w:rsid w:val="00E84B2D"/>
    <w:rsid w:val="00E85076"/>
    <w:rsid w:val="00EC0789"/>
    <w:rsid w:val="00ED4749"/>
    <w:rsid w:val="00F045D8"/>
    <w:rsid w:val="00F23B13"/>
    <w:rsid w:val="00F30C6F"/>
    <w:rsid w:val="00F44FA9"/>
    <w:rsid w:val="00FE15E9"/>
    <w:rsid w:val="00FE6F09"/>
    <w:rsid w:val="1153CDF6"/>
    <w:rsid w:val="16C2FEC7"/>
    <w:rsid w:val="36E6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1512A"/>
  <w15:docId w15:val="{66611998-E7AB-449C-8B66-793E2906455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287737"/>
    <w:pPr>
      <w:spacing w:after="0" w:line="480" w:lineRule="auto"/>
      <w:pPrChange w:author="Joseph C. Tomino" w:date="2025-05-15T16:09:00Z" w:id="0">
        <w:pPr>
          <w:spacing w:line="480" w:lineRule="auto"/>
          <w:ind w:firstLine="720"/>
        </w:pPr>
      </w:pPrChange>
    </w:pPr>
    <w:rPr>
      <w:rFonts w:ascii="Garamond" w:hAnsi="Garamond"/>
      <w:sz w:val="24"/>
      <w:szCs w:val="24"/>
      <w:rPrChange w:author="Joseph C. Tomino" w:date="2025-05-15T16:09:00Z" w:id="0">
        <w:rPr>
          <w:rFonts w:ascii="Garamond" w:hAnsi="Garamond" w:eastAsiaTheme="minorHAnsi" w:cstheme="minorBidi"/>
          <w:sz w:val="24"/>
          <w:szCs w:val="24"/>
          <w:lang w:val="en-US" w:eastAsia="en-US" w:bidi="ar-SA"/>
        </w:rPr>
      </w:rPrChange>
    </w:rPr>
  </w:style>
  <w:style w:type="paragraph" w:styleId="Heading1">
    <w:name w:val="heading 1"/>
    <w:basedOn w:val="Normal"/>
    <w:next w:val="Normal"/>
    <w:link w:val="Heading1Char"/>
    <w:uiPriority w:val="9"/>
    <w:qFormat/>
    <w:rsid w:val="00287737"/>
    <w:pPr>
      <w:spacing w:after="240" w:line="240" w:lineRule="auto"/>
      <w:jc w:val="center"/>
      <w:outlineLvl w:val="0"/>
      <w:pPrChange w:author="Joseph C. Tomino" w:date="2025-05-15T16:09:00Z" w:id="1">
        <w:pPr>
          <w:spacing w:line="276" w:lineRule="auto"/>
          <w:jc w:val="center"/>
          <w:outlineLvl w:val="0"/>
        </w:pPr>
      </w:pPrChange>
    </w:pPr>
    <w:rPr>
      <w:b/>
      <w:u w:val="single"/>
      <w:rPrChange w:author="Joseph C. Tomino" w:date="2025-05-15T16:09:00Z" w:id="1">
        <w:rPr>
          <w:rFonts w:ascii="Garamond" w:hAnsi="Garamond" w:eastAsiaTheme="minorHAnsi" w:cstheme="minorBidi"/>
          <w:b/>
          <w:sz w:val="24"/>
          <w:szCs w:val="24"/>
          <w:u w:val="single"/>
          <w:lang w:val="en-US" w:eastAsia="en-US" w:bidi="ar-SA"/>
        </w:rPr>
      </w:rPrChange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6E72AA"/>
    <w:pPr>
      <w:outlineLvl w:val="1"/>
    </w:p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5484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353E2E"/>
    <w:pPr>
      <w:ind w:left="720"/>
      <w:contextualSpacing/>
    </w:pPr>
  </w:style>
  <w:style w:type="paragraph" w:styleId="Revision">
    <w:name w:val="Revision"/>
    <w:hidden/>
    <w:uiPriority w:val="99"/>
    <w:semiHidden/>
    <w:rsid w:val="00403DFC"/>
    <w:pPr>
      <w:spacing w:after="0" w:line="240" w:lineRule="auto"/>
    </w:pPr>
    <w:rPr>
      <w:rFonts w:ascii="Garamond" w:hAnsi="Garamond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7125FB"/>
    <w:rPr>
      <w:rFonts w:ascii="Garamond" w:hAnsi="Garamond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7125FB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7125FB"/>
    <w:rPr>
      <w:rFonts w:ascii="Garamond" w:hAnsi="Garamond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287737"/>
    <w:rPr>
      <w:rFonts w:ascii="Garamond" w:hAnsi="Garamond"/>
      <w:b/>
      <w:sz w:val="24"/>
      <w:szCs w:val="24"/>
      <w:u w:val="single"/>
    </w:rPr>
  </w:style>
  <w:style w:type="character" w:styleId="Heading2Char" w:customStyle="1">
    <w:name w:val="Heading 2 Char"/>
    <w:basedOn w:val="DefaultParagraphFont"/>
    <w:link w:val="Heading2"/>
    <w:uiPriority w:val="9"/>
    <w:rsid w:val="006E72AA"/>
    <w:rPr>
      <w:rFonts w:ascii="Garamond" w:hAnsi="Garamond"/>
      <w:b/>
      <w:sz w:val="24"/>
      <w:szCs w:val="24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E045BC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E045BC"/>
    <w:pPr>
      <w:spacing w:line="240" w:lineRule="auto"/>
    </w:pPr>
    <w:rPr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rsid w:val="00E045BC"/>
    <w:rPr>
      <w:rFonts w:ascii="Garamond" w:hAnsi="Garamond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045BC"/>
    <w:rPr>
      <w:b/>
      <w:bCs/>
    </w:rPr>
  </w:style>
  <w:style w:type="character" w:styleId="CommentSubjectChar" w:customStyle="1">
    <w:name w:val="Comment Subject Char"/>
    <w:basedOn w:val="CommentTextChar"/>
    <w:link w:val="CommentSubject"/>
    <w:uiPriority w:val="99"/>
    <w:semiHidden/>
    <w:rsid w:val="00E045BC"/>
    <w:rPr>
      <w:rFonts w:ascii="Garamond" w:hAnsi="Garamond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6/09/relationships/commentsIds" Target="commentsIds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1/relationships/commentsExtended" Target="commentsExtended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comments" Target="comments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1.xml"/><Relationship Id="Rf7540d31674248dc" Type="http://schemas.microsoft.com/office/2020/10/relationships/intelligence" Target="intelligence2.xml"/><Relationship Id="rId18" Type="http://schemas.openxmlformats.org/officeDocument/2006/relationships/header" Target="header1.xm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62e41c9-7822-42ad-9c04-bd8d0fb23f5c">
      <Terms xmlns="http://schemas.microsoft.com/office/infopath/2007/PartnerControls"/>
    </lcf76f155ced4ddcb4097134ff3c332f>
    <TaxCatchAll xmlns="4d2751dc-8e68-43b6-b178-a0d80fdb56b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49B0D9D92167442A8E0E99F7112B591" ma:contentTypeVersion="15" ma:contentTypeDescription="Create a new document." ma:contentTypeScope="" ma:versionID="7eedbb498fd2d5083aac6e2c054e275c">
  <xsd:schema xmlns:xsd="http://www.w3.org/2001/XMLSchema" xmlns:xs="http://www.w3.org/2001/XMLSchema" xmlns:p="http://schemas.microsoft.com/office/2006/metadata/properties" xmlns:ns2="d62e41c9-7822-42ad-9c04-bd8d0fb23f5c" xmlns:ns3="4d2751dc-8e68-43b6-b178-a0d80fdb56b1" targetNamespace="http://schemas.microsoft.com/office/2006/metadata/properties" ma:root="true" ma:fieldsID="d9604bd0ff4492ff18e0a2908373d032" ns2:_="" ns3:_="">
    <xsd:import namespace="d62e41c9-7822-42ad-9c04-bd8d0fb23f5c"/>
    <xsd:import namespace="4d2751dc-8e68-43b6-b178-a0d80fdb56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LengthInSeconds" minOccurs="0"/>
                <xsd:element ref="ns2:MediaServiceDateTaken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2e41c9-7822-42ad-9c04-bd8d0fb23f5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LengthInSeconds" ma:index="1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b575f68e-5cd9-4cf8-8d12-2da1833d1bf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bjectDetectorVersions" ma:index="20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d2751dc-8e68-43b6-b178-a0d80fdb56b1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5d40d8cb-e33b-4a7b-bc8d-2a8a0c9f93ab}" ma:internalName="TaxCatchAll" ma:showField="CatchAllData" ma:web="4d2751dc-8e68-43b6-b178-a0d80fdb56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BFF47A4-6F35-49C6-8FF1-011A11CD7B5C}">
  <ds:schemaRefs>
    <ds:schemaRef ds:uri="http://schemas.microsoft.com/office/2006/metadata/properties"/>
    <ds:schemaRef ds:uri="http://schemas.microsoft.com/office/infopath/2007/PartnerControls"/>
    <ds:schemaRef ds:uri="d62e41c9-7822-42ad-9c04-bd8d0fb23f5c"/>
    <ds:schemaRef ds:uri="4d2751dc-8e68-43b6-b178-a0d80fdb56b1"/>
  </ds:schemaRefs>
</ds:datastoreItem>
</file>

<file path=customXml/itemProps2.xml><?xml version="1.0" encoding="utf-8"?>
<ds:datastoreItem xmlns:ds="http://schemas.openxmlformats.org/officeDocument/2006/customXml" ds:itemID="{65621349-5B9C-420C-AE0D-77E64E460F8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F8DA4CF-397C-4687-8EB8-F3160DA734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62e41c9-7822-42ad-9c04-bd8d0fb23f5c"/>
    <ds:schemaRef ds:uri="4d2751dc-8e68-43b6-b178-a0d80fdb56b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Reddy, Suparna</dc:creator>
  <keywords/>
  <dc:description/>
  <lastModifiedBy>Patel, Shruti</lastModifiedBy>
  <revision>56</revision>
  <dcterms:created xsi:type="dcterms:W3CDTF">2024-05-14T16:00:00.0000000Z</dcterms:created>
  <dcterms:modified xsi:type="dcterms:W3CDTF">2025-09-30T16:51:00.6669265Z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0x010100849B0D9D92167442A8E0E99F7112B591</vt:lpwstr>
  </property>
  <property fmtid="{D5CDD505-2E9C-101B-9397-08002B2CF9AE}" pid="3" name="MediaServiceImageTags">
    <vt:lpwstr/>
  </property>
</Properties>
</file>