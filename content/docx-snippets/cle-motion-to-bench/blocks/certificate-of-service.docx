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87737" w:rsidR="0025484F" w:rsidP="00287737" w:rsidRDefault="0025484F" w14:paraId="052B6EB3" w14:textId="760FD746">
      <w:pPr>
        <w:pStyle w:val="Heading1"/>
      </w:pPr>
      <w:r w:rsidRPr="00287737">
        <w:t>CERTIFICATE OF SERVICE</w:t>
      </w:r>
    </w:p>
    <w:p w:rsidRPr="006922CF" w:rsidR="006922CF" w:rsidP="00287737" w:rsidRDefault="00287737" w14:paraId="33202556" w14:textId="2F878189">
      <w:pPr>
        <w:rPr>
          <w:rPrChange w:author="" w16du:dateUtc="2025-05-15T20:38:00Z" w:id="98846273">
            <w:rPr>
              <w:highlight w:val="yellow"/>
            </w:rPr>
          </w:rPrChange>
        </w:rPr>
      </w:pPr>
      <w:bookmarkStart w:name="_Hlk93670173" w:id="50"/>
      <w:ins w:author="Joseph C. Tomino" w:date="2025-05-15T16:09:00Z" w16du:dateUtc="2025-05-15T20:09:00Z" w:id="51">
        <w:r>
          <w:tab/>
        </w:r>
      </w:ins>
      <w:r w:rsidR="000C59B5">
        <w:rPr/>
        <w:t>{{ blocks["certificate-of-service"]["paragraphs"][0] }}</w:t>
      </w:r>
      <w:r w:rsidR="000C59B5">
        <w:rPr/>
      </w:r>
      <w:r w:rsidR="000C59B5">
        <w:rPr/>
      </w:r>
      <w:r w:rsidR="000C59B5">
        <w:rPr/>
      </w:r>
      <w:r w:rsidR="00DC0A67">
        <w:rPr/>
      </w:r>
      <w:r w:rsidRPr="00287737" w:rsidR="0025484F">
        <w:rPr/>
      </w:r>
      <w:r w:rsidRPr="00287737" w:rsidR="0025484F">
        <w:rPr>
          <w:highlight w:val="yellow"/>
        </w:rPr>
      </w:r>
      <w:r w:rsidRPr="00287737" w:rsidR="0025484F">
        <w:rPr/>
      </w:r>
      <w:r w:rsidRPr="00287737" w:rsidR="0025484F">
        <w:rPr>
          <w:highlight w:val="yellow"/>
        </w:rPr>
      </w:r>
      <w:r w:rsidR="00DC0A67">
        <w:rPr>
          <w:highlight w:val="yellow"/>
        </w:rPr>
      </w:r>
      <w:r w:rsidR="00DC0A67">
        <w:rPr>
          <w:highlight w:val="yellow"/>
        </w:rPr>
      </w:r>
      <w:r w:rsidRPr="00287737" w:rsidR="0025484F">
        <w:rPr>
          <w:highlight w:val="yellow"/>
        </w:rPr>
      </w:r>
      <w:r w:rsidR="005920A9">
        <w:rPr>
          <w:highlight w:val="yellow"/>
        </w:rPr>
      </w:r>
      <w:r w:rsidR="00F045D8">
        <w:rPr>
          <w:highlight w:val="yellow"/>
        </w:rPr>
      </w:r>
      <w:r w:rsidR="00F045D8">
        <w:rPr/>
      </w:r>
      <w:r w:rsidRPr="006922CF" w:rsidR="00F045D8">
        <w:rPr/>
      </w:r>
      <w:r w:rsidRPr="006922CF" w:rsidR="00F045D8">
        <w:rPr/>
      </w:r>
      <w:r w:rsidRPr="006922CF" w:rsidR="00F045D8">
        <w:rPr/>
      </w:r>
      <w:r w:rsidRPr="006922CF" w:rsidR="006922CF">
        <w:rPr/>
      </w:r>
      <w:r w:rsidR="006922CF">
        <w:rPr/>
      </w:r>
    </w:p>
    <w:p w:rsidRPr="00ED4749" w:rsidR="00ED4749" w:rsidP="00287737" w:rsidRDefault="00ED4749" w14:paraId="72C3F75A" w14:textId="6514C6E2">
      <w:pPr/>
      <w:r w:rsidRPr="16C2FEC7" w:rsidR="006922CF">
        <w:rPr>
          <w:highlight w:val="yellow"/>
        </w:rPr>
        <w:t>{{ blocks["certificate-of-service"]["paragraphs"][1] }}</w:t>
      </w:r>
    </w:p>
    <w:p w:rsidRPr="00B4245F" w:rsidR="0025484F" w:rsidDel="006922CF" w:rsidP="00287737" w:rsidRDefault="00ED4749" w14:paraId="081F8923" w14:textId="5CC14F7B">
      <w:pPr/>
      <w:ins w:author="Joseph C. Tomino" w:date="2025-05-15T16:38:00Z" w16du:dateUtc="2025-05-15T20:38:00Z" w:id="71">
        <w:r>
          <w:tab/>
        </w:r>
      </w:ins>
      <w:r w:rsidR="00ED4749">
        <w:rPr/>
        <w:t>{{ blocks["certificate-of-service"]["paragraphs"][2] }}</w:t>
      </w:r>
      <w:r w:rsidR="00ED4749">
        <w:rPr/>
      </w:r>
      <w:r w:rsidR="00ED4749">
        <w:rPr/>
      </w:r>
      <w:r w:rsidR="00ED4749">
        <w:rPr/>
      </w:r>
      <w:r w:rsidR="00ED4749">
        <w:rPr/>
      </w:r>
      <w:r w:rsidRPr="00992393" w:rsidR="00ED4749">
        <w:rPr>
          <w:highlight w:val="yellow"/>
        </w:rPr>
      </w:r>
      <w:r w:rsidR="00ED4749">
        <w:rPr/>
      </w:r>
      <w:r w:rsidRPr="00992393" w:rsidR="00ED4749">
        <w:rPr>
          <w:highlight w:val="yellow"/>
        </w:rPr>
      </w:r>
      <w:r w:rsidR="00992393">
        <w:rPr/>
      </w:r>
      <w:r w:rsidR="00ED4749">
        <w:rPr/>
      </w:r>
      <w:r w:rsidRPr="00992393" w:rsidR="00ED4749">
        <w:rPr>
          <w:highlight w:val="yellow"/>
        </w:rPr>
      </w:r>
      <w:r w:rsidR="00ED4749">
        <w:rPr/>
      </w:r>
      <w:r w:rsidR="00ED4749">
        <w:rPr/>
      </w:r>
      <w:r w:rsidR="00ED4749">
        <w:rPr/>
      </w:r>
      <w:r w:rsidR="00ED4749">
        <w:rPr/>
      </w:r>
      <w:r w:rsidR="00ED4749">
        <w:rPr/>
      </w:r>
      <w:r w:rsidR="00992393">
        <w:rPr/>
      </w:r>
      <w:r w:rsidR="00ED4749">
        <w:rPr/>
      </w:r>
      <w:r w:rsidR="00ED4749">
        <w:rPr/>
      </w:r>
      <w:del w:author="Joseph C. Tomino" w:date="2025-05-15T16:37:00Z" w16du:dateUtc="2025-05-15T20:37:00Z" w:id="83">
        <w:r w:rsidRPr="00B4245F" w:rsidDel="006922CF">
          <w:tab/>
        </w:r>
        <w:r w:rsidRPr="00B4245F" w:rsidDel="006922CF">
          <w:tab/>
        </w:r>
        <w:r w:rsidRPr="00B4245F" w:rsidDel="006922CF">
          <w:tab/>
        </w:r>
        <w:r w:rsidRPr="00B4245F" w:rsidDel="006922CF">
          <w:tab/>
        </w:r>
        <w:r w:rsidRPr="00B4245F" w:rsidDel="006922CF">
          <w:tab/>
        </w:r>
        <w:r w:rsidRPr="00B4245F" w:rsidDel="006922CF">
          <w:tab/>
        </w:r>
        <w:r w:rsidRPr="00B4245F" w:rsidDel="006922CF">
          <w:tab/>
        </w:r>
        <w:r w:rsidRPr="00B4245F" w:rsidDel="006922CF">
          <w:delText>___________________________</w:delText>
        </w:r>
        <w:r w:rsidRPr="00B4245F" w:rsidDel="006922CF">
          <w:tab/>
        </w:r>
        <w:r w:rsidRPr="00B4245F" w:rsidDel="006922CF">
          <w:tab/>
        </w:r>
        <w:r w:rsidRPr="00B4245F" w:rsidDel="006922CF">
          <w:tab/>
        </w:r>
        <w:r w:rsidRPr="00B4245F" w:rsidDel="006922CF">
          <w:tab/>
        </w:r>
        <w:r w:rsidRPr="00B4245F" w:rsidDel="006922CF">
          <w:tab/>
        </w:r>
        <w:r w:rsidRPr="00B4245F" w:rsidDel="006922CF">
          <w:tab/>
        </w:r>
        <w:r w:rsidRPr="00B4245F" w:rsidDel="006922CF">
          <w:tab/>
        </w:r>
      </w:del>
    </w:p>
    <w:p w:rsidR="00992393" w:rsidP="00287737" w:rsidRDefault="00992393" w14:paraId="775F8B73" w14:textId="77777777" w14:noSpellErr="1">
      <w:pPr/>
    </w:p>
    <w:p w:rsidR="00992393" w:rsidP="00992393" w:rsidRDefault="00992393" w14:paraId="41551C06" w14:textId="050736CA" w14:noSpellErr="1">
      <w:pPr>
        <w:spacing w:line="240" w:lineRule="auto"/>
        <w:ind w:left="5040"/>
        <w:rPr>
          <w:u w:val="single"/>
        </w:rPr>
      </w:pPr>
      <w:ins w:author="Joseph C. Tomino" w:date="2025-05-15T16:40:00Z" w16du:dateUtc="2025-05-15T20:40:00Z" w:id="88">
        <w:r>
          <w:rPr>
            <w:u w:val="single"/>
          </w:rPr>
          <w:tab/>
        </w:r>
        <w:r>
          <w:rPr>
            <w:u w:val="single"/>
          </w:rPr>
          <w:tab/>
        </w:r>
        <w:r>
          <w:rPr>
            <w:u w:val="single"/>
          </w:rPr>
          <w:tab/>
        </w:r>
        <w:r>
          <w:rPr>
            <w:u w:val="single"/>
          </w:rPr>
          <w:tab/>
        </w:r>
        <w:r>
          <w:rPr>
            <w:u w:val="single"/>
          </w:rPr>
          <w:tab/>
        </w:r>
      </w:ins>
    </w:p>
    <w:p w:rsidRPr="003C4330" w:rsidR="0025484F" w:rsidP="16C2FEC7" w:rsidRDefault="0025484F" w14:paraId="7C33D09B" w14:textId="4928E7E5" w14:noSpellErr="1">
      <w:pPr>
        <w:spacing w:line="240" w:lineRule="auto"/>
        <w:ind w:left="5040"/>
        <w:rPr>
          <w:i w:val="1"/>
          <w:iCs w:val="1"/>
          <w:rPrChange w:author="" w16du:dateUtc="2025-05-15T20:41:00Z" w:id="275796692">
            <w:rPr/>
          </w:rPrChange>
        </w:rPr>
      </w:pPr>
      <w:r w:rsidRPr="16C2FEC7" w:rsidR="0025484F">
        <w:rPr>
          <w:i w:val="1"/>
          <w:iCs w:val="1"/>
        </w:rPr>
        <w:t>{{ blocks["certificate-of-service"]["paragraphs"][3] }}</w:t>
      </w:r>
      <w:bookmarkEnd w:id="50"/>
    </w:p>
    <w:p w:rsidRPr="003C4330" w:rsidR="0025484F" w:rsidP="16C2FEC7" w:rsidRDefault="0025484F" w14:paraId="7C33D09B" w14:textId="4928E7E5" w14:noSpellErr="1">
      <w:pPr>
        <w:spacing w:line="240" w:lineRule="auto"/>
        <w:ind w:left="5040"/>
        <w:rPr>
          <w:i w:val="1"/>
          <w:iCs w:val="1"/>
          <w:rPrChange w:author="" w16du:dateUtc="2025-05-15T20:41:00Z" w:id="275796692">
            <w:rPr/>
          </w:rPrChange>
        </w:rPr>
      </w:pPr>
      <w:r>
        <w:t>{%p for item in blocks["certificate-of-service"]["paragraphs"][4:] %}</w:t>
      </w:r>
    </w:p>
    <w:p w:rsidRPr="003C4330" w:rsidR="0025484F" w:rsidP="16C2FEC7" w:rsidRDefault="0025484F" w14:paraId="7C33D09B" w14:textId="4928E7E5" w14:noSpellErr="1">
      <w:pPr>
        <w:spacing w:line="240" w:lineRule="auto"/>
        <w:ind w:left="5040"/>
        <w:rPr>
          <w:i w:val="1"/>
          <w:iCs w:val="1"/>
          <w:rPrChange w:author="" w16du:dateUtc="2025-05-15T20:41:00Z" w:id="275796692">
            <w:rPr/>
          </w:rPrChange>
        </w:rPr>
      </w:pPr>
      <w:r>
        <w:t>{{ item }}</w:t>
      </w:r>
    </w:p>
    <w:p w:rsidRPr="003C4330" w:rsidR="0025484F" w:rsidP="16C2FEC7" w:rsidRDefault="0025484F" w14:paraId="7C33D09B" w14:textId="4928E7E5" w14:noSpellErr="1">
      <w:pPr>
        <w:spacing w:line="240" w:lineRule="auto"/>
        <w:ind w:left="5040"/>
        <w:rPr>
          <w:i w:val="1"/>
          <w:iCs w:val="1"/>
          <w:rPrChange w:author="" w16du:dateUtc="2025-05-15T20:41:00Z" w:id="275796692">
            <w:rPr/>
          </w:rPrChange>
        </w:rPr>
      </w:pPr>
      <w:r>
        <w:t>{%p endfor %}</w:t>
      </w:r>
    </w:p>
    <w:bookmarkEnd w:id="45"/>
    <w:p w:rsidR="0025484F" w:rsidP="00287737" w:rsidRDefault="0025484F" w14:paraId="6AD6B647" w14:textId="77777777">
      <w:r>
        <w:br w:type="page"/>
      </w:r>
    </w:p>
    <w:sectPr w:rsidRPr="0025484F" w:rsidR="0025484F" w:rsidSect="007125FB">
      <w:footerReference w:type="default" r:id="rId14"/>
      <w:headerReference w:type="default" r:id="rId18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BR" w:author="Reitzloff, Barbara A." w:date="2025-05-16T10:49:00Z" w:id="121">
    <w:p w:rsidR="00E045BC" w:rsidP="00E045BC" w:rsidRDefault="00E045BC" w14:paraId="365389D3" w14:textId="77777777">
      <w:pPr>
        <w:pStyle w:val="CommentText"/>
      </w:pPr>
      <w:r>
        <w:rPr>
          <w:rStyle w:val="CommentReference"/>
        </w:rPr>
        <w:annotationRef/>
      </w:r>
      <w:r>
        <w:t>Joe, I saw this abbreviation used in other docs. FWIW, I prefer CCO or C.C.O. but it’s not a strong preference, so whatever you wish to use.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5389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8BB585" w16cex:dateUtc="2025-05-16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5389D3" w16cid:durableId="668BB5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412E" w:rsidP="00287737" w:rsidRDefault="0058412E" w14:paraId="1E95FDEC" w14:textId="77777777">
      <w:r>
        <w:separator/>
      </w:r>
    </w:p>
  </w:endnote>
  <w:endnote w:type="continuationSeparator" w:id="0">
    <w:p w:rsidR="0058412E" w:rsidP="00287737" w:rsidRDefault="0058412E" w14:paraId="2363BB5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94882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125FB" w:rsidP="16C2FEC7" w:rsidRDefault="007125FB" w14:paraId="5E78B259" w14:noSpellErr="1" w14:textId="3D1A4FE5">
        <w:pPr>
          <w:pStyle w:val="Footer"/>
          <w:jc w:val="center"/>
        </w:pPr>
        <w:r w:rsidRPr="16C2FEC7">
          <w:rPr>
            <w:noProof/>
          </w:rPr>
          <w:fldChar w:fldCharType="begin"/>
        </w:r>
        <w:r>
          <w:instrText xml:space="preserve"> PAGE   \* MERGEFORMAT </w:instrText>
        </w:r>
        <w:r>
          <w:fldChar w:fldCharType="separate"/>
        </w:r>
        <w:r w:rsidRPr="16C2FEC7" w:rsidR="16C2FEC7">
          <w:rPr>
            <w:noProof/>
          </w:rPr>
          <w:t>2</w:t>
        </w:r>
        <w:r w:rsidRPr="16C2FEC7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412E" w:rsidP="00287737" w:rsidRDefault="0058412E" w14:paraId="51860E39" w14:textId="77777777">
      <w:r>
        <w:separator/>
      </w:r>
    </w:p>
  </w:footnote>
  <w:footnote w:type="continuationSeparator" w:id="0">
    <w:p w:rsidR="0058412E" w:rsidP="00287737" w:rsidRDefault="0058412E" w14:paraId="0C16B5DF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6AQ8jbk7UUpuW/" int2:id="DjhJTmC5">
      <int2:state int2:type="spell" int2:value="Rejected"/>
    </int2:textHash>
    <int2:textHash int2:hashCode="Jsuoe+rYKzaSnN" int2:id="p1dXQeo4">
      <int2:state int2:type="spell" int2:value="Rejected"/>
    </int2:textHash>
    <int2:textHash int2:hashCode="Xn+KEHZmvhOvXp" int2:id="SNNT1qMN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778B"/>
    <w:multiLevelType w:val="hybridMultilevel"/>
    <w:tmpl w:val="704C7C8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F759A"/>
    <w:multiLevelType w:val="hybridMultilevel"/>
    <w:tmpl w:val="1834C1D4"/>
    <w:lvl w:ilvl="0" w:tplc="2C5ACB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33038"/>
    <w:multiLevelType w:val="hybridMultilevel"/>
    <w:tmpl w:val="8CF62A20"/>
    <w:lvl w:ilvl="0" w:tplc="BF989BA4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95B92"/>
    <w:multiLevelType w:val="hybridMultilevel"/>
    <w:tmpl w:val="FAE8335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1083E6C"/>
    <w:multiLevelType w:val="hybridMultilevel"/>
    <w:tmpl w:val="FAE8335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5C1487C"/>
    <w:multiLevelType w:val="hybridMultilevel"/>
    <w:tmpl w:val="FAF4F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560224">
    <w:abstractNumId w:val="5"/>
  </w:num>
  <w:num w:numId="2" w16cid:durableId="211964426">
    <w:abstractNumId w:val="1"/>
  </w:num>
  <w:num w:numId="3" w16cid:durableId="1847943024">
    <w:abstractNumId w:val="0"/>
  </w:num>
  <w:num w:numId="4" w16cid:durableId="1254440188">
    <w:abstractNumId w:val="4"/>
  </w:num>
  <w:num w:numId="5" w16cid:durableId="927079670">
    <w:abstractNumId w:val="3"/>
  </w:num>
  <w:num w:numId="6" w16cid:durableId="1002972251">
    <w:abstractNumId w:val="2"/>
  </w:num>
  <w:num w:numId="7" w16cid:durableId="1310397934">
    <w:abstractNumId w:val="1"/>
    <w:lvlOverride w:ilvl="0">
      <w:lvl w:ilvl="0" w:tplc="2C5ACBF6">
        <w:start w:val="1"/>
        <w:numFmt w:val="lowerLetter"/>
        <w:lvlText w:val="%1."/>
        <w:lvlJc w:val="left"/>
        <w:pPr>
          <w:ind w:left="1440" w:hanging="72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8" w16cid:durableId="504898494">
    <w:abstractNumId w:val="1"/>
    <w:lvlOverride w:ilvl="0">
      <w:lvl w:ilvl="0" w:tplc="2C5ACBF6">
        <w:start w:val="1"/>
        <w:numFmt w:val="lowerLetter"/>
        <w:lvlText w:val="%1."/>
        <w:lvlJc w:val="left"/>
        <w:pPr>
          <w:ind w:left="720" w:firstLine="36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eph C. Tomino">
    <w15:presenceInfo w15:providerId="None" w15:userId="Joseph C. Tomino"/>
  </w15:person>
  <w15:person w15:author="Reitzloff, Barbara A.">
    <w15:presenceInfo w15:providerId="AD" w15:userId="S::breitzloff@lasclev.org::b9566668-d91c-4543-89bc-45629364d58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F57"/>
    <w:rsid w:val="00033B1E"/>
    <w:rsid w:val="0004279C"/>
    <w:rsid w:val="000C59B5"/>
    <w:rsid w:val="00130DC3"/>
    <w:rsid w:val="00170DC8"/>
    <w:rsid w:val="001914DD"/>
    <w:rsid w:val="00211316"/>
    <w:rsid w:val="002131E3"/>
    <w:rsid w:val="0025484F"/>
    <w:rsid w:val="00287737"/>
    <w:rsid w:val="00293FDB"/>
    <w:rsid w:val="002A5A98"/>
    <w:rsid w:val="002F07F2"/>
    <w:rsid w:val="00353E2E"/>
    <w:rsid w:val="00381E5B"/>
    <w:rsid w:val="003939C0"/>
    <w:rsid w:val="003C4330"/>
    <w:rsid w:val="00403DFC"/>
    <w:rsid w:val="00432125"/>
    <w:rsid w:val="004439C8"/>
    <w:rsid w:val="00480400"/>
    <w:rsid w:val="004B54D4"/>
    <w:rsid w:val="00557BA4"/>
    <w:rsid w:val="00561F67"/>
    <w:rsid w:val="0058412E"/>
    <w:rsid w:val="005920A9"/>
    <w:rsid w:val="00593C2C"/>
    <w:rsid w:val="005C5B8A"/>
    <w:rsid w:val="0066715E"/>
    <w:rsid w:val="006922CF"/>
    <w:rsid w:val="00696062"/>
    <w:rsid w:val="006E72AA"/>
    <w:rsid w:val="006F390D"/>
    <w:rsid w:val="006F58E4"/>
    <w:rsid w:val="007125FB"/>
    <w:rsid w:val="0075231B"/>
    <w:rsid w:val="00771274"/>
    <w:rsid w:val="00784454"/>
    <w:rsid w:val="00785B15"/>
    <w:rsid w:val="007907E1"/>
    <w:rsid w:val="00794A22"/>
    <w:rsid w:val="007E6208"/>
    <w:rsid w:val="007F3431"/>
    <w:rsid w:val="007F7A34"/>
    <w:rsid w:val="00841611"/>
    <w:rsid w:val="008A6A2D"/>
    <w:rsid w:val="008D3342"/>
    <w:rsid w:val="009113B4"/>
    <w:rsid w:val="00915BD7"/>
    <w:rsid w:val="00943C5C"/>
    <w:rsid w:val="00961895"/>
    <w:rsid w:val="00992393"/>
    <w:rsid w:val="00992E1E"/>
    <w:rsid w:val="009B6B81"/>
    <w:rsid w:val="009F6A42"/>
    <w:rsid w:val="00A12095"/>
    <w:rsid w:val="00A21A57"/>
    <w:rsid w:val="00A45E39"/>
    <w:rsid w:val="00A57833"/>
    <w:rsid w:val="00AE0BA4"/>
    <w:rsid w:val="00AF753E"/>
    <w:rsid w:val="00B60CA8"/>
    <w:rsid w:val="00BF5C49"/>
    <w:rsid w:val="00C16C21"/>
    <w:rsid w:val="00C666B2"/>
    <w:rsid w:val="00C70244"/>
    <w:rsid w:val="00CC3F57"/>
    <w:rsid w:val="00D76CE5"/>
    <w:rsid w:val="00D860FA"/>
    <w:rsid w:val="00DB4D36"/>
    <w:rsid w:val="00DC0A67"/>
    <w:rsid w:val="00E045BC"/>
    <w:rsid w:val="00E179AB"/>
    <w:rsid w:val="00E414D4"/>
    <w:rsid w:val="00E63D35"/>
    <w:rsid w:val="00E71316"/>
    <w:rsid w:val="00E81D69"/>
    <w:rsid w:val="00E84B2D"/>
    <w:rsid w:val="00E85076"/>
    <w:rsid w:val="00EC0789"/>
    <w:rsid w:val="00ED4749"/>
    <w:rsid w:val="00F045D8"/>
    <w:rsid w:val="00F23B13"/>
    <w:rsid w:val="00F30C6F"/>
    <w:rsid w:val="00F44FA9"/>
    <w:rsid w:val="00FE15E9"/>
    <w:rsid w:val="00FE6F09"/>
    <w:rsid w:val="1153CDF6"/>
    <w:rsid w:val="16C2FEC7"/>
    <w:rsid w:val="36E6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512A"/>
  <w15:docId w15:val="{66611998-E7AB-449C-8B66-793E290645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7737"/>
    <w:pPr>
      <w:spacing w:after="0" w:line="480" w:lineRule="auto"/>
      <w:pPrChange w:author="Joseph C. Tomino" w:date="2025-05-15T16:09:00Z" w:id="0">
        <w:pPr>
          <w:spacing w:line="480" w:lineRule="auto"/>
          <w:ind w:firstLine="720"/>
        </w:pPr>
      </w:pPrChange>
    </w:pPr>
    <w:rPr>
      <w:rFonts w:ascii="Garamond" w:hAnsi="Garamond"/>
      <w:sz w:val="24"/>
      <w:szCs w:val="24"/>
      <w:rPrChange w:author="Joseph C. Tomino" w:date="2025-05-15T16:09:00Z" w:id="0">
        <w:rPr>
          <w:rFonts w:ascii="Garamond" w:hAnsi="Garamond" w:eastAsiaTheme="minorHAnsi" w:cstheme="minorBidi"/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87737"/>
    <w:pPr>
      <w:spacing w:after="240" w:line="240" w:lineRule="auto"/>
      <w:jc w:val="center"/>
      <w:outlineLvl w:val="0"/>
      <w:pPrChange w:author="Joseph C. Tomino" w:date="2025-05-15T16:09:00Z" w:id="1">
        <w:pPr>
          <w:spacing w:line="276" w:lineRule="auto"/>
          <w:jc w:val="center"/>
          <w:outlineLvl w:val="0"/>
        </w:pPr>
      </w:pPrChange>
    </w:pPr>
    <w:rPr>
      <w:b/>
      <w:u w:val="single"/>
      <w:rPrChange w:author="Joseph C. Tomino" w:date="2025-05-15T16:09:00Z" w:id="1">
        <w:rPr>
          <w:rFonts w:ascii="Garamond" w:hAnsi="Garamond" w:eastAsiaTheme="minorHAnsi" w:cstheme="minorBidi"/>
          <w:b/>
          <w:sz w:val="24"/>
          <w:szCs w:val="24"/>
          <w:u w:val="single"/>
          <w:lang w:val="en-US" w:eastAsia="en-US" w:bidi="ar-SA"/>
        </w:rPr>
      </w:rPrChange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6E72AA"/>
    <w:pPr>
      <w:outlineLvl w:val="1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84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53E2E"/>
    <w:pPr>
      <w:ind w:left="720"/>
      <w:contextualSpacing/>
    </w:pPr>
  </w:style>
  <w:style w:type="paragraph" w:styleId="Revision">
    <w:name w:val="Revision"/>
    <w:hidden/>
    <w:uiPriority w:val="99"/>
    <w:semiHidden/>
    <w:rsid w:val="00403DFC"/>
    <w:pPr>
      <w:spacing w:after="0" w:line="240" w:lineRule="auto"/>
    </w:pPr>
    <w:rPr>
      <w:rFonts w:ascii="Garamond" w:hAnsi="Garamon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125F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125FB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125F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125FB"/>
    <w:rPr>
      <w:rFonts w:ascii="Garamond" w:hAnsi="Garamond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287737"/>
    <w:rPr>
      <w:rFonts w:ascii="Garamond" w:hAnsi="Garamond"/>
      <w:b/>
      <w:sz w:val="24"/>
      <w:szCs w:val="24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6E72AA"/>
    <w:rPr>
      <w:rFonts w:ascii="Garamond" w:hAnsi="Garamond"/>
      <w:b/>
      <w:sz w:val="24"/>
      <w:szCs w:val="24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045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45B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045BC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45B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045BC"/>
    <w:rPr>
      <w:rFonts w:ascii="Garamond" w:hAnsi="Garamond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Relationship Id="Rf7540d31674248dc" Type="http://schemas.microsoft.com/office/2020/10/relationships/intelligence" Target="intelligence2.xml"/><Relationship Id="rId1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FF47A4-6F35-49C6-8FF1-011A11CD7B5C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65621349-5B9C-420C-AE0D-77E64E460F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8DA4CF-397C-4687-8EB8-F3160DA734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56</revision>
  <dcterms:created xsi:type="dcterms:W3CDTF">2024-05-14T16:00:00.0000000Z</dcterms:created>
  <dcterms:modified xsi:type="dcterms:W3CDTF">2025-09-30T16:51:00.6669265Z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