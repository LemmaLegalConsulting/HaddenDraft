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20F6" w:rsidP="4FF636FE" w:rsidRDefault="006C3927" w14:paraId="5056197E" w14:textId="36F47B73">
      <w:pPr>
        <w:pStyle w:val="Normal"/>
        <w:rPr>
          <w:b w:val="1"/>
          <w:bCs w:val="1"/>
        </w:rPr>
      </w:pPr>
      <w:r w:rsidRPr="4FF636FE" w:rsidR="006C3927">
        <w:rPr>
          <w:b w:val="1"/>
          <w:bCs w:val="1"/>
          <w:highlight w:val="yellow"/>
        </w:rPr>
        <w:t>Case Caption – Agreed Judgment Entry</w:t>
      </w:r>
    </w:p>
    <w:p w:rsidRPr="006C3927" w:rsidR="006C3927" w:rsidP="004320F6" w:rsidRDefault="006C3927" w14:paraId="121CC84C" w14:textId="77777777">
      <w:pPr>
        <w:rPr>
          <w:bCs/>
          <w:szCs w:val="24"/>
        </w:rPr>
      </w:pPr>
    </w:p>
    <w:p w:rsidR="00A0644D" w:rsidP="00A0644D" w:rsidRDefault="00A0644D" w14:paraId="753CD70F" w14:textId="14FCE4CD">
      <w:pPr/>
      <w:r w:rsidRPr="00A0644D">
        <w:rPr>
          <w:szCs w:val="24"/>
        </w:rPr>
        <w:t>{{ blocks["case-caption-agreed-judgment-entry"]["paragraphs"][0] }}</w:t>
      </w:r>
      <w:r w:rsidRPr="4FF636FE" w:rsidR="00A0644D">
        <w:rPr>
          <w:highlight w:val="yellow"/>
        </w:rPr>
      </w:r>
      <w:r w:rsidRPr="4FF636FE" w:rsidR="00A0644D">
        <w:rPr/>
      </w:r>
      <w:r w:rsidRPr="4FF636FE" w:rsidR="00A0644D">
        <w:rPr>
          <w:highlight w:val="yellow"/>
        </w:rPr>
      </w:r>
      <w:r w:rsidRPr="4FF636FE" w:rsidR="008D3487">
        <w:rPr>
          <w:highlight w:val="yellow"/>
        </w:rPr>
      </w:r>
      <w:r w:rsidRPr="4FF636FE" w:rsidR="008D3487">
        <w:rPr/>
      </w:r>
      <w:r w:rsidRPr="4FF636FE" w:rsidR="008D3487">
        <w:rPr/>
      </w:r>
      <w:r w:rsidR="008D3487">
        <w:rPr>
          <w:szCs w:val="24"/>
        </w:rPr>
      </w:r>
      <w:r w:rsidRPr="4FF636FE" w:rsidR="00A0644D">
        <w:rPr/>
      </w:r>
      <w:r w:rsidRPr="4FF636FE" w:rsidR="00F9759E">
        <w:rPr/>
      </w:r>
      <w:r w:rsidRPr="4FF636FE" w:rsidR="00A0644D">
        <w:rPr/>
      </w:r>
    </w:p>
    <w:p w:rsidR="00A0644D" w:rsidP="4FF636FE" w:rsidRDefault="00B8580F" w14:paraId="3A135748" w14:textId="1C1ECFCD" w14:noSpellErr="1">
      <w:pPr>
        <w:tabs>
          <w:tab w:val="left" w:pos="2420"/>
        </w:tabs>
        <w:pPrChange w:author="Reitzloff, Barbara A." w:date="2025-05-15T15:23:00Z" w16du:dateUtc="2025-05-15T19:23:00Z" w:id="10">
          <w:pPr/>
        </w:pPrChange>
      </w:pPr>
      <w:ins w:author="Reitzloff, Barbara A." w:date="2025-05-15T15:23:00Z" w16du:dateUtc="2025-05-15T19:23:00Z" w:id="11">
        <w:r>
          <w:rPr>
            <w:szCs w:val="24"/>
          </w:rPr>
          <w:tab/>
        </w:r>
      </w:ins>
    </w:p>
    <w:p w:rsidRPr="00A4547E" w:rsidR="00524102" w:rsidP="4FF636FE" w:rsidRDefault="001E02E4" w14:paraId="6B283384" w14:textId="28EB236F">
      <w:pPr>
        <w:pStyle w:val="Normal"/>
        <w:ind w:firstLine="360"/>
        <w:rPr>
          <w:sz w:val="24"/>
          <w:szCs w:val="24"/>
        </w:rPr>
      </w:pPr>
      <w:r w:rsidR="001E02E4">
        <w:rPr/>
        <w:t>{{ blocks["case-caption-agreed-judgment-entry"]["paragraphs"][1] }}</w:t>
      </w:r>
      <w:r w:rsidR="001E02E4">
        <w:rPr/>
      </w:r>
      <w:r w:rsidRPr="4FF636FE" w:rsidR="001E02E4">
        <w:rPr>
          <w:highlight w:val="yellow"/>
        </w:rPr>
      </w:r>
      <w:r w:rsidR="001E02E4">
        <w:rPr/>
      </w:r>
    </w:p>
    <w:p w:rsidRPr="001E02E4" w:rsidR="001E02E4" w:rsidP="001E02E4" w:rsidRDefault="001E02E4" w14:paraId="004D46D8" w14:textId="236DAE5E">
      <w:pPr>
        <w:pStyle w:val="ListParagraph"/>
        <w:rPr/>
      </w:pPr>
      <w:r w:rsidR="001E02E4">
        <w:rPr/>
        <w:t>{{ blocks["case-caption-agreed-judgment-entry"]["paragraphs"][2] }}</w:t>
      </w:r>
      <w:r w:rsidR="001E02E4">
        <w:rPr/>
      </w:r>
      <w:r w:rsidR="001E02E4">
        <w:rPr/>
      </w:r>
      <w:bookmarkStart w:name="_Int_drRaracG" w:id="1306750965"/>
      <w:r w:rsidR="001E02E4">
        <w:rPr/>
      </w:r>
      <w:bookmarkEnd w:id="1306750965"/>
      <w:r w:rsidR="001E02E4">
        <w:rPr/>
      </w:r>
      <w:bookmarkStart w:name="_Int_Mp5KSbvb" w:id="888017376"/>
      <w:r w:rsidR="001E02E4">
        <w:rPr/>
      </w:r>
      <w:bookmarkEnd w:id="888017376"/>
      <w:r w:rsidR="001E02E4">
        <w:rPr/>
      </w:r>
      <w:r w:rsidRPr="22FA2498" w:rsidR="001E02E4">
        <w:rPr>
          <w:highlight w:val="yellow"/>
        </w:rPr>
      </w:r>
      <w:r w:rsidR="001E02E4">
        <w:rPr/>
      </w:r>
      <w:r w:rsidR="00BB6AB2">
        <w:rPr/>
      </w:r>
      <w:r w:rsidR="001E02E4">
        <w:rPr/>
      </w:r>
      <w:r/>
      <w:r/>
      <w:r w:rsidRPr="22FA2498" w:rsidR="001E02E4">
        <w:rPr>
          <w:highlight w:val="yellow"/>
        </w:rPr>
      </w:r>
      <w:r/>
      <w:r w:rsidRPr="22FA2498" w:rsidR="001E02E4">
        <w:rPr>
          <w:highlight w:val="yellow"/>
        </w:rPr>
      </w:r>
      <w:r/>
      <w:r/>
      <w:r w:rsidR="001E02E4">
        <w:rPr/>
      </w:r>
      <w:bookmarkStart w:name="_Int_eerhgX7d" w:id="1007681264"/>
      <w:r w:rsidR="001E02E4">
        <w:rPr/>
      </w:r>
      <w:bookmarkEnd w:id="1007681264"/>
      <w:r w:rsidR="001E02E4">
        <w:rPr/>
      </w:r>
      <w:r w:rsidRPr="22FA2498" w:rsidR="001E02E4">
        <w:rPr>
          <w:highlight w:val="yellow"/>
        </w:rPr>
      </w:r>
      <w:r w:rsidR="001E02E4">
        <w:rPr/>
      </w:r>
    </w:p>
    <w:p w:rsidR="001E02E4" w:rsidP="001E02E4" w:rsidRDefault="001E02E4" w14:paraId="2FA3718F" w14:textId="77777777">
      <w:pPr>
        <w:pStyle w:val="ListParagraph"/>
      </w:pPr>
      <w:proofErr w:type="gramStart"/>
      <w:r>
        <w:t>{{ blocks["case-caption-agreed-judgment-entry"]["paragraphs"][3] }}</w:t>
      </w:r>
      <w:proofErr w:type="gramEnd"/>
      <w:r/>
      <w:r w:rsidRPr="001E02E4">
        <w:rPr>
          <w:highlight w:val="yellow"/>
        </w:rPr>
      </w:r>
      <w:r/>
    </w:p>
    <w:p w:rsidRPr="001E02E4" w:rsidR="001E02E4" w:rsidP="001E02E4" w:rsidRDefault="001E02E4" w14:paraId="2C48516B" w14:textId="358D53A0" w14:noSpellErr="1">
      <w:pPr>
        <w:pStyle w:val="ListParagraph"/>
        <w:rPr/>
      </w:pPr>
      <w:r w:rsidR="001E02E4">
        <w:rPr/>
        <w:t>{{ blocks["case-caption-agreed-judgment-entry"]["paragraphs"][4] }}</w:t>
      </w:r>
      <w:r w:rsidRPr="4FF636FE" w:rsidR="001E02E4">
        <w:rPr>
          <w:highlight w:val="yellow"/>
        </w:rPr>
      </w:r>
      <w:r w:rsidR="001E02E4">
        <w:rPr/>
      </w:r>
      <w:r w:rsidR="00107049">
        <w:rPr/>
      </w:r>
      <w:r w:rsidR="001E02E4">
        <w:rPr/>
      </w:r>
      <w:r w:rsidR="00BB6AB2">
        <w:rPr/>
      </w:r>
      <w:r w:rsidR="001E02E4">
        <w:rPr/>
      </w:r>
      <w:r/>
      <w:r/>
      <w:r w:rsidRPr="4FF636FE" w:rsidR="001E02E4">
        <w:rPr>
          <w:highlight w:val="yellow"/>
        </w:rPr>
      </w:r>
      <w:r w:rsidR="001E02E4">
        <w:rPr/>
      </w:r>
      <w:r w:rsidR="001E02E4">
        <w:rPr/>
      </w:r>
    </w:p>
    <w:p w:rsidRPr="001E02E4" w:rsidR="001E02E4" w:rsidP="001E02E4" w:rsidRDefault="001E02E4" w14:paraId="2C48516B" w14:textId="358D53A0" w14:noSpellErr="1">
      <w:pPr>
        <w:pStyle w:val="ListParagraph"/>
        <w:rPr/>
      </w:pPr>
      <w:r>
        <w:t>{%p for item in blocks["case-caption-agreed-judgment-entry"]["paragraphs"][5:] %}</w:t>
      </w:r>
    </w:p>
    <w:p w:rsidRPr="001E02E4" w:rsidR="001E02E4" w:rsidP="001E02E4" w:rsidRDefault="001E02E4" w14:paraId="2C48516B" w14:textId="358D53A0" w14:noSpellErr="1">
      <w:pPr>
        <w:pStyle w:val="ListParagraph"/>
        <w:rPr/>
      </w:pPr>
      <w:r>
        <w:t>{{ item }}</w:t>
      </w:r>
    </w:p>
    <w:p w:rsidRPr="001E02E4" w:rsidR="001E02E4" w:rsidP="001E02E4" w:rsidRDefault="001E02E4" w14:paraId="2C48516B" w14:textId="358D53A0" w14:noSpellErr="1">
      <w:pPr>
        <w:pStyle w:val="ListParagraph"/>
        <w:rPr/>
      </w:pPr>
      <w:r>
        <w:t>{%p endfor %}</w:t>
      </w:r>
    </w:p>
    <w:sectPr w:rsidRPr="00823627" w:rsidR="007A3B02" w:rsidSect="00BB6AB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 w:orient="portrait" w:code="1"/>
      <w:pgMar w:top="1440" w:right="1440" w:bottom="1440" w:left="1440" w:header="720" w:footer="720" w:gutter="0"/>
      <w:paperSrc w:first="2" w:other="264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36C0" w:rsidP="00F513F8" w:rsidRDefault="000036C0" w14:paraId="46A1BC89" w14:textId="77777777">
      <w:r>
        <w:separator/>
      </w:r>
    </w:p>
  </w:endnote>
  <w:endnote w:type="continuationSeparator" w:id="0">
    <w:p w:rsidR="000036C0" w:rsidP="00F513F8" w:rsidRDefault="000036C0" w14:paraId="0D6734D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5AB" w:rsidRDefault="007C25AB" w14:paraId="174D6D1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7120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513F8" w:rsidRDefault="00F513F8" w14:paraId="4C288D10" w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513F8" w:rsidRDefault="00F513F8" w14:paraId="4AB889A9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5AB" w:rsidRDefault="007C25AB" w14:paraId="4A78F8C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36C0" w:rsidP="00F513F8" w:rsidRDefault="000036C0" w14:paraId="1C4A8F64" w14:textId="77777777">
      <w:r>
        <w:separator/>
      </w:r>
    </w:p>
  </w:footnote>
  <w:footnote w:type="continuationSeparator" w:id="0">
    <w:p w:rsidR="000036C0" w:rsidP="00F513F8" w:rsidRDefault="000036C0" w14:paraId="07061FD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5AB" w:rsidRDefault="007C25AB" w14:paraId="43FE170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5AB" w:rsidRDefault="007C25AB" w14:paraId="42430822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5AB" w:rsidRDefault="007C25AB" w14:paraId="41C7782D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eerhgX7d" int2:invalidationBookmarkName="" int2:hashCode="9Mbdl67LJI7dPp" int2:id="EDJCqTTn">
      <int2:state int2:type="gram" int2:value="Rejected"/>
    </int2:bookmark>
    <int2:bookmark int2:bookmarkName="_Int_Mp5KSbvb" int2:invalidationBookmarkName="" int2:hashCode="6KZ2rmj9wPvllh" int2:id="k99vHhPi">
      <int2:state int2:type="style" int2:value="Rejected"/>
    </int2:bookmark>
    <int2:bookmark int2:bookmarkName="_Int_drRaracG" int2:invalidationBookmarkName="" int2:hashCode="rxDvIN2QYLvurQ" int2:id="ETV9d5Af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935"/>
    <w:multiLevelType w:val="hybridMultilevel"/>
    <w:tmpl w:val="72408ACC"/>
    <w:lvl w:ilvl="0" w:tplc="5EC4EC02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B272C"/>
    <w:multiLevelType w:val="hybridMultilevel"/>
    <w:tmpl w:val="7E807F22"/>
    <w:lvl w:ilvl="0" w:tplc="E0BC45F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914787">
    <w:abstractNumId w:val="0"/>
  </w:num>
  <w:num w:numId="2" w16cid:durableId="174591104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itzloff, Barbara A.">
    <w15:presenceInfo w15:providerId="AD" w15:userId="S::breitzloff@lasclev.org::b9566668-d91c-4543-89bc-45629364d58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attachedTemplate r:id="rId1"/>
  <w:trackRevisions w:val="true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B2"/>
    <w:rsid w:val="000036C0"/>
    <w:rsid w:val="00025FA7"/>
    <w:rsid w:val="000977C4"/>
    <w:rsid w:val="000B44A6"/>
    <w:rsid w:val="000D164E"/>
    <w:rsid w:val="000D585D"/>
    <w:rsid w:val="000E62BA"/>
    <w:rsid w:val="00107049"/>
    <w:rsid w:val="00110132"/>
    <w:rsid w:val="00130DC3"/>
    <w:rsid w:val="0016036C"/>
    <w:rsid w:val="00176A92"/>
    <w:rsid w:val="001B2615"/>
    <w:rsid w:val="001D53D7"/>
    <w:rsid w:val="001E02E4"/>
    <w:rsid w:val="001F3F58"/>
    <w:rsid w:val="001F7D91"/>
    <w:rsid w:val="002178EC"/>
    <w:rsid w:val="00223EE7"/>
    <w:rsid w:val="00260A2D"/>
    <w:rsid w:val="00264725"/>
    <w:rsid w:val="00283D89"/>
    <w:rsid w:val="00287EBC"/>
    <w:rsid w:val="002F2A94"/>
    <w:rsid w:val="00307DA8"/>
    <w:rsid w:val="00310D36"/>
    <w:rsid w:val="00341D23"/>
    <w:rsid w:val="00377B0F"/>
    <w:rsid w:val="00385A46"/>
    <w:rsid w:val="003F06B7"/>
    <w:rsid w:val="00400575"/>
    <w:rsid w:val="00411BEE"/>
    <w:rsid w:val="004271E8"/>
    <w:rsid w:val="004320F6"/>
    <w:rsid w:val="004343DB"/>
    <w:rsid w:val="00454BFA"/>
    <w:rsid w:val="004843B7"/>
    <w:rsid w:val="004B4ADE"/>
    <w:rsid w:val="004C08B4"/>
    <w:rsid w:val="004C62AF"/>
    <w:rsid w:val="004D1BBF"/>
    <w:rsid w:val="004F11F3"/>
    <w:rsid w:val="00501EBC"/>
    <w:rsid w:val="00502E6A"/>
    <w:rsid w:val="005162B5"/>
    <w:rsid w:val="00522C82"/>
    <w:rsid w:val="00522F49"/>
    <w:rsid w:val="00524102"/>
    <w:rsid w:val="00525834"/>
    <w:rsid w:val="00532EA0"/>
    <w:rsid w:val="00545CF3"/>
    <w:rsid w:val="00590366"/>
    <w:rsid w:val="005A5A1D"/>
    <w:rsid w:val="005B0CAC"/>
    <w:rsid w:val="00614FDC"/>
    <w:rsid w:val="00626E5D"/>
    <w:rsid w:val="00630F80"/>
    <w:rsid w:val="00642815"/>
    <w:rsid w:val="00656481"/>
    <w:rsid w:val="006773CC"/>
    <w:rsid w:val="00682920"/>
    <w:rsid w:val="006A40F4"/>
    <w:rsid w:val="006A536C"/>
    <w:rsid w:val="006A5F77"/>
    <w:rsid w:val="006C2740"/>
    <w:rsid w:val="006C3927"/>
    <w:rsid w:val="006D0D01"/>
    <w:rsid w:val="006D2AE8"/>
    <w:rsid w:val="006D3BB9"/>
    <w:rsid w:val="006D4985"/>
    <w:rsid w:val="006E6EDE"/>
    <w:rsid w:val="00717356"/>
    <w:rsid w:val="0073398B"/>
    <w:rsid w:val="00765587"/>
    <w:rsid w:val="007834BB"/>
    <w:rsid w:val="00790C1E"/>
    <w:rsid w:val="0079709A"/>
    <w:rsid w:val="007A02D7"/>
    <w:rsid w:val="007A3B02"/>
    <w:rsid w:val="007A5B70"/>
    <w:rsid w:val="007B32ED"/>
    <w:rsid w:val="007B38E6"/>
    <w:rsid w:val="007C25AB"/>
    <w:rsid w:val="007C29D2"/>
    <w:rsid w:val="007C3E0A"/>
    <w:rsid w:val="007C470D"/>
    <w:rsid w:val="007D6F2C"/>
    <w:rsid w:val="007E6EE3"/>
    <w:rsid w:val="007F4F3E"/>
    <w:rsid w:val="0082022D"/>
    <w:rsid w:val="00823627"/>
    <w:rsid w:val="00874874"/>
    <w:rsid w:val="008801F2"/>
    <w:rsid w:val="008A137C"/>
    <w:rsid w:val="008D3487"/>
    <w:rsid w:val="008E7C05"/>
    <w:rsid w:val="008F4506"/>
    <w:rsid w:val="0090454E"/>
    <w:rsid w:val="00911D44"/>
    <w:rsid w:val="00913BC3"/>
    <w:rsid w:val="009210A8"/>
    <w:rsid w:val="00951B77"/>
    <w:rsid w:val="009679B3"/>
    <w:rsid w:val="0097740A"/>
    <w:rsid w:val="0099050F"/>
    <w:rsid w:val="009C6E55"/>
    <w:rsid w:val="009D75CD"/>
    <w:rsid w:val="009F18B5"/>
    <w:rsid w:val="00A0644D"/>
    <w:rsid w:val="00A14FAD"/>
    <w:rsid w:val="00A234DE"/>
    <w:rsid w:val="00A27CA0"/>
    <w:rsid w:val="00A4547E"/>
    <w:rsid w:val="00A50370"/>
    <w:rsid w:val="00A73185"/>
    <w:rsid w:val="00A91398"/>
    <w:rsid w:val="00AB1307"/>
    <w:rsid w:val="00AC556C"/>
    <w:rsid w:val="00AD0C09"/>
    <w:rsid w:val="00AE3BF1"/>
    <w:rsid w:val="00B06DF1"/>
    <w:rsid w:val="00B21555"/>
    <w:rsid w:val="00B4245F"/>
    <w:rsid w:val="00B8580F"/>
    <w:rsid w:val="00B93CE2"/>
    <w:rsid w:val="00BB6AB2"/>
    <w:rsid w:val="00BC2028"/>
    <w:rsid w:val="00BD6E54"/>
    <w:rsid w:val="00BE50C0"/>
    <w:rsid w:val="00BF3E03"/>
    <w:rsid w:val="00C04C5B"/>
    <w:rsid w:val="00C60D52"/>
    <w:rsid w:val="00C61379"/>
    <w:rsid w:val="00C63DA3"/>
    <w:rsid w:val="00C67F05"/>
    <w:rsid w:val="00C736DC"/>
    <w:rsid w:val="00C91ACA"/>
    <w:rsid w:val="00C93510"/>
    <w:rsid w:val="00CD5317"/>
    <w:rsid w:val="00CE3648"/>
    <w:rsid w:val="00D13E92"/>
    <w:rsid w:val="00D20D3C"/>
    <w:rsid w:val="00D404E2"/>
    <w:rsid w:val="00D50690"/>
    <w:rsid w:val="00DA1B54"/>
    <w:rsid w:val="00DB107D"/>
    <w:rsid w:val="00DE4893"/>
    <w:rsid w:val="00E00A26"/>
    <w:rsid w:val="00E43ED0"/>
    <w:rsid w:val="00E45933"/>
    <w:rsid w:val="00ED013A"/>
    <w:rsid w:val="00ED2E4B"/>
    <w:rsid w:val="00F47085"/>
    <w:rsid w:val="00F513F8"/>
    <w:rsid w:val="00F76C6B"/>
    <w:rsid w:val="00F8130C"/>
    <w:rsid w:val="00F82780"/>
    <w:rsid w:val="00F9759E"/>
    <w:rsid w:val="00FA6CE3"/>
    <w:rsid w:val="00FC389C"/>
    <w:rsid w:val="22FA2498"/>
    <w:rsid w:val="4FF6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A518F"/>
  <w15:docId w15:val="{16DF8B63-C90C-4D69-8E87-6666EC5E68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E02E4"/>
    <w:pPr>
      <w:spacing w:after="0" w:line="240" w:lineRule="auto"/>
    </w:pPr>
    <w:rPr>
      <w:rFonts w:ascii="Garamond" w:hAnsi="Garamond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western" w:customStyle="1">
    <w:name w:val="western"/>
    <w:basedOn w:val="Normal"/>
    <w:rsid w:val="004320F6"/>
    <w:rPr>
      <w:szCs w:val="24"/>
    </w:rPr>
  </w:style>
  <w:style w:type="character" w:styleId="Hyperlink">
    <w:name w:val="Hyperlink"/>
    <w:basedOn w:val="DefaultParagraphFont"/>
    <w:uiPriority w:val="99"/>
    <w:unhideWhenUsed/>
    <w:rsid w:val="000D16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6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513F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513F8"/>
    <w:rPr>
      <w:rFonts w:ascii="Times New Roman" w:hAnsi="Times New Roman" w:eastAsia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513F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513F8"/>
    <w:rPr>
      <w:rFonts w:ascii="Times New Roman" w:hAnsi="Times New Roman" w:eastAsia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823627"/>
    <w:pPr>
      <w:numPr>
        <w:numId w:val="1"/>
      </w:numPr>
      <w:spacing w:after="240"/>
    </w:pPr>
    <w:rPr>
      <w:szCs w:val="24"/>
    </w:rPr>
  </w:style>
  <w:style w:type="table" w:styleId="TableGrid">
    <w:name w:val="Table Grid"/>
    <w:basedOn w:val="TableNormal"/>
    <w:uiPriority w:val="59"/>
    <w:rsid w:val="006D498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on">
    <w:name w:val="Revision"/>
    <w:hidden/>
    <w:uiPriority w:val="99"/>
    <w:semiHidden/>
    <w:rsid w:val="00260A2D"/>
    <w:pPr>
      <w:spacing w:after="0" w:line="240" w:lineRule="auto"/>
    </w:pPr>
    <w:rPr>
      <w:rFonts w:ascii="Times New Roman" w:hAnsi="Times New Roman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housingcourtcivil@cmcoh.org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d0f01f9a396b43b2" Type="http://schemas.microsoft.com/office/2020/10/relationships/intelligence" Target="intelligence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Payment%20Plan%20AJ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84e899beae699ea203b3751f825d1100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3de053f0a958e28289b1a4f54ad47ec7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BD0DC9-41A8-4E5E-AF9C-AE119DD350F1}"/>
</file>

<file path=customXml/itemProps2.xml><?xml version="1.0" encoding="utf-8"?>
<ds:datastoreItem xmlns:ds="http://schemas.openxmlformats.org/officeDocument/2006/customXml" ds:itemID="{EB694D17-B411-4A67-8BD2-AD8079CE32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166E4A-73CB-40AE-8D3C-E3CDA93FBD88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4.xml><?xml version="1.0" encoding="utf-8"?>
<ds:datastoreItem xmlns:ds="http://schemas.openxmlformats.org/officeDocument/2006/customXml" ds:itemID="{869DBF14-F7A6-49E2-A052-BFD58376F66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Payment Plan AJE</ap:Template>
  <ap:Application>Microsoft Word for the web</ap:Application>
  <ap:DocSecurity>0</ap:DocSecurity>
  <ap:ScaleCrop>false</ap:ScaleCrop>
  <ap:Company>Legal Aid Society of Cleveland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Reddy, Suparna</dc:creator>
  <cp:lastModifiedBy>Patel, Shruti</cp:lastModifiedBy>
  <cp:revision>27</cp:revision>
  <cp:lastPrinted>2022-09-30T15:13:00Z</cp:lastPrinted>
  <dcterms:created xsi:type="dcterms:W3CDTF">2024-05-14T16:49:00Z</dcterms:created>
  <dcterms:modified xsi:type="dcterms:W3CDTF">2025-11-13T16:25:29Z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tterId">
    <vt:lpwstr>a5db608b-0d3f-414b-978d-d7ff3e626045</vt:lpwstr>
  </property>
  <property fmtid="{D5CDD505-2E9C-101B-9397-08002B2CF9AE}" pid="3" name="MatterTypeId">
    <vt:lpwstr>440b863c-33e9-4c99-82b0-de288329341b_OH</vt:lpwstr>
  </property>
  <property fmtid="{D5CDD505-2E9C-101B-9397-08002B2CF9AE}" pid="4" name="MatterFileId">
    <vt:lpwstr>b371ea99-5148-4fba-bbaf-ebfd1e21602b</vt:lpwstr>
  </property>
  <property fmtid="{D5CDD505-2E9C-101B-9397-08002B2CF9AE}" pid="5" name="ParentFolderId">
    <vt:lpwstr/>
  </property>
  <property fmtid="{D5CDD505-2E9C-101B-9397-08002B2CF9AE}" pid="6" name="MatterFileProviderId">
    <vt:lpwstr>ToolbarProviderId</vt:lpwstr>
  </property>
  <property fmtid="{D5CDD505-2E9C-101B-9397-08002B2CF9AE}" pid="7" name="AccountId">
    <vt:lpwstr>acd76d78-04c7-40cc-913e-7cea568b3518</vt:lpwstr>
  </property>
  <property fmtid="{D5CDD505-2E9C-101B-9397-08002B2CF9AE}" pid="8" name="ContentTypeId">
    <vt:lpwstr>0x010100849B0D9D92167442A8E0E99F7112B591</vt:lpwstr>
  </property>
  <property fmtid="{D5CDD505-2E9C-101B-9397-08002B2CF9AE}" pid="9" name="MediaServiceImageTags">
    <vt:lpwstr/>
  </property>
</Properties>
</file>