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0934" w14:textId="77777777" w:rsidR="00BC0D60" w:rsidRPr="00BC0D60" w:rsidRDefault="00BC0D60" w:rsidP="00BC0D60">
      <w:pPr>
        <w:rPr>
          <w:rFonts w:ascii="Garamond" w:hAnsi="Garamond"/>
          <w:b/>
          <w:szCs w:val="24"/>
        </w:rPr>
      </w:pPr>
      <w:r w:rsidRPr="009276A0">
        <w:rPr>
          <w:rFonts w:ascii="Garamond" w:hAnsi="Garamond"/>
          <w:b/>
          <w:szCs w:val="24"/>
          <w:highlight w:val="yellow"/>
        </w:rPr>
        <w:t xml:space="preserve">Case Caption -- </w:t>
      </w:r>
      <w:r w:rsidRPr="009276A0">
        <w:rPr>
          <w:rFonts w:ascii="Garamond" w:eastAsia="Garamond" w:hAnsi="Garamond" w:cs="Garamond"/>
          <w:b/>
          <w:bCs/>
          <w:szCs w:val="24"/>
          <w:highlight w:val="yellow"/>
        </w:rPr>
        <w:t>Return of Service of Subpoena Duces Tecum</w:t>
      </w:r>
    </w:p>
    <w:p w14:paraId="7334F7F7" w14:textId="77777777" w:rsidR="00BC0D60" w:rsidRDefault="00BC0D60" w:rsidP="00F23B92">
      <w:pPr>
        <w:jc w:val="center"/>
        <w:rPr>
          <w:rFonts w:ascii="Garamond" w:hAnsi="Garamond"/>
          <w:b/>
          <w:szCs w:val="24"/>
        </w:rPr>
      </w:pPr>
    </w:p>
    <w:p w14:paraId="5219A408" w14:textId="48AF6DDB" w:rsidR="007A02D7" w:rsidRPr="00F23B92" w:rsidRDefault="00A34621" w:rsidP="00A34621">
      <w:pPr>
        <w:keepNext/>
        <w:spacing w:line="480" w:lineRule="auto"/>
        <w:rPr>
          <w:rFonts w:ascii="Garamond" w:hAnsi="Garamond"/>
          <w:iCs/>
          <w:szCs w:val="24"/>
        </w:rPr>
      </w:pPr>
      <w:r w:rsidRPr="00F23B92">
        <w:rPr>
          <w:rFonts w:ascii="Garamond" w:hAnsi="Garamond"/>
          <w:iCs/>
          <w:szCs w:val="24"/>
        </w:rPr>
        <w:t>{{ blocks["case-caption-return-of-service-of-subpoena-duces-tecum"]["paragraphs"][0] }}</w:t>
      </w:r>
      <w:r w:rsidR="00F23B92" w:rsidRPr="00F23B92">
        <w:rPr>
          <w:rFonts w:ascii="Garamond" w:hAnsi="Garamond"/>
          <w:iCs/>
          <w:szCs w:val="24"/>
        </w:rPr>
      </w:r>
      <w:r w:rsidRPr="00F23B92">
        <w:rPr>
          <w:rFonts w:ascii="Garamond" w:hAnsi="Garamond"/>
          <w:iCs/>
          <w:szCs w:val="24"/>
        </w:rPr>
      </w:r>
      <w:r w:rsidR="00A94397" w:rsidRPr="00A94397">
        <w:rPr>
          <w:rFonts w:ascii="Garamond" w:hAnsi="Garamond"/>
          <w:b/>
          <w:bCs/>
          <w:szCs w:val="24"/>
          <w:highlight w:val="yellow"/>
        </w:rPr>
      </w:r>
      <w:r w:rsidRPr="00F23B92">
        <w:rPr>
          <w:rFonts w:ascii="Garamond" w:hAnsi="Garamond"/>
          <w:iCs/>
          <w:szCs w:val="24"/>
        </w:rPr>
      </w:r>
      <w:ins w:id="0" w:author="Zak, Elizabeth" w:date="2025-05-15T15:42:00Z" w16du:dateUtc="2025-05-15T19:42:00Z">
        <w:r w:rsidR="00F00725">
          <w:rPr>
            <w:rFonts w:ascii="Garamond" w:hAnsi="Garamond"/>
            <w:iCs/>
            <w:szCs w:val="24"/>
          </w:rPr>
          <w:t>s</w:t>
        </w:r>
      </w:ins>
      <w:del w:id="1" w:author="Zak, Elizabeth" w:date="2025-05-15T15:42:00Z" w16du:dateUtc="2025-05-15T19:42:00Z">
        <w:r w:rsidRPr="00F23B92" w:rsidDel="00F00725">
          <w:rPr>
            <w:rFonts w:ascii="Garamond" w:hAnsi="Garamond"/>
            <w:iCs/>
            <w:szCs w:val="24"/>
          </w:rPr>
          <w:delText>ll</w:delText>
        </w:r>
      </w:del>
      <w:r w:rsidRPr="00F23B92">
        <w:rPr>
          <w:rFonts w:ascii="Garamond" w:hAnsi="Garamond"/>
          <w:iCs/>
          <w:szCs w:val="24"/>
        </w:rPr>
      </w:r>
    </w:p>
    <w:p w14:paraId="3CB6B6ED" w14:textId="2C67E6F8" w:rsidR="00A34621" w:rsidRPr="00F23B92" w:rsidRDefault="00A34621" w:rsidP="00F00725">
      <w:pPr>
        <w:keepNext/>
        <w:spacing w:line="480" w:lineRule="auto"/>
        <w:ind w:left="1080" w:right="720"/>
        <w:jc w:val="both"/>
        <w:rPr>
          <w:rFonts w:ascii="Garamond" w:hAnsi="Garamond"/>
          <w:iCs/>
          <w:szCs w:val="24"/>
        </w:rPr>
      </w:pPr>
      <w:r w:rsidRPr="00F23B92">
        <w:rPr>
          <w:rFonts w:ascii="Garamond" w:hAnsi="Garamond"/>
          <w:iCs/>
          <w:szCs w:val="24"/>
        </w:rPr>
        <w:t>{{ blocks["case-caption-return-of-service-of-subpoena-duces-tecum"]["paragraphs"][1] }}</w:t>
      </w:r>
      <w:r w:rsidRPr="00F23B92">
        <w:rPr>
          <w:rFonts w:ascii="Garamond" w:hAnsi="Garamond"/>
          <w:iCs/>
          <w:szCs w:val="24"/>
          <w:u w:val="single"/>
        </w:rPr>
      </w:r>
      <w:r w:rsidRPr="00F23B92">
        <w:rPr>
          <w:rFonts w:ascii="Garamond" w:hAnsi="Garamond"/>
          <w:iCs/>
          <w:szCs w:val="24"/>
          <w:u w:val="single"/>
        </w:rPr>
      </w:r>
      <w:r w:rsidRPr="00F23B92">
        <w:rPr>
          <w:rFonts w:ascii="Garamond" w:hAnsi="Garamond"/>
          <w:iCs/>
          <w:szCs w:val="24"/>
          <w:u w:val="single"/>
        </w:rPr>
      </w:r>
      <w:r w:rsidRPr="00F23B92">
        <w:rPr>
          <w:rFonts w:ascii="Garamond" w:hAnsi="Garamond"/>
          <w:iCs/>
          <w:szCs w:val="24"/>
          <w:u w:val="single"/>
        </w:rPr>
      </w:r>
      <w:r w:rsidRPr="00F23B92">
        <w:rPr>
          <w:rFonts w:ascii="Garamond" w:hAnsi="Garamond"/>
          <w:iCs/>
          <w:szCs w:val="24"/>
          <w:u w:val="single"/>
        </w:rPr>
      </w:r>
      <w:r w:rsidRPr="00F23B92">
        <w:rPr>
          <w:rFonts w:ascii="Garamond" w:hAnsi="Garamond"/>
          <w:iCs/>
          <w:szCs w:val="24"/>
        </w:rPr>
      </w:r>
      <w:r w:rsidR="00573BDE">
        <w:rPr>
          <w:rFonts w:ascii="Garamond" w:hAnsi="Garamond"/>
          <w:iCs/>
          <w:szCs w:val="24"/>
        </w:rPr>
      </w:r>
      <w:r w:rsidRPr="00F23B92">
        <w:rPr>
          <w:rFonts w:ascii="Garamond" w:hAnsi="Garamond"/>
          <w:iCs/>
          <w:szCs w:val="24"/>
        </w:rPr>
      </w:r>
      <w:r w:rsidR="008B4F43">
        <w:rPr>
          <w:rFonts w:ascii="Garamond" w:hAnsi="Garamond"/>
          <w:iCs/>
          <w:szCs w:val="24"/>
        </w:rPr>
      </w:r>
      <w:r w:rsidRPr="00F23B92">
        <w:rPr>
          <w:rFonts w:ascii="Garamond" w:hAnsi="Garamond"/>
          <w:iCs/>
          <w:szCs w:val="24"/>
        </w:rPr>
      </w:r>
    </w:p>
    <w:p w14:paraId="3CB6B6ED" w14:textId="2C67E6F8" w:rsidR="00A34621" w:rsidRPr="00F23B92" w:rsidRDefault="00A34621" w:rsidP="00F00725">
      <w:pPr>
        <w:keepNext/>
        <w:spacing w:line="480" w:lineRule="auto"/>
        <w:ind w:left="1080" w:right="720"/>
        <w:jc w:val="both"/>
        <w:rPr>
          <w:rFonts w:ascii="Garamond" w:hAnsi="Garamond"/>
          <w:iCs/>
          <w:szCs w:val="24"/>
        </w:rPr>
      </w:pPr>
      <w:r>
        <w:t>{%p for item in blocks["case-caption-return-of-service-of-subpoena-duces-tecum"]["paragraphs"][2:] %}</w:t>
      </w:r>
    </w:p>
    <w:p w14:paraId="3CB6B6ED" w14:textId="2C67E6F8" w:rsidR="00A34621" w:rsidRPr="00F23B92" w:rsidRDefault="00A34621" w:rsidP="00F00725">
      <w:pPr>
        <w:keepNext/>
        <w:spacing w:line="480" w:lineRule="auto"/>
        <w:ind w:left="1080" w:right="720"/>
        <w:jc w:val="both"/>
        <w:rPr>
          <w:rFonts w:ascii="Garamond" w:hAnsi="Garamond"/>
          <w:iCs/>
          <w:szCs w:val="24"/>
        </w:rPr>
      </w:pPr>
      <w:r>
        <w:t>{{ item }}</w:t>
      </w:r>
    </w:p>
    <w:p w14:paraId="3CB6B6ED" w14:textId="2C67E6F8" w:rsidR="00A34621" w:rsidRPr="00F23B92" w:rsidRDefault="00A34621" w:rsidP="00F00725">
      <w:pPr>
        <w:keepNext/>
        <w:spacing w:line="480" w:lineRule="auto"/>
        <w:ind w:left="1080" w:right="720"/>
        <w:jc w:val="both"/>
        <w:rPr>
          <w:rFonts w:ascii="Garamond" w:hAnsi="Garamond"/>
          <w:iCs/>
          <w:szCs w:val="24"/>
        </w:rPr>
      </w:pPr>
      <w:r>
        <w:t>{%p endfor %}</w:t>
      </w:r>
    </w:p>
    <w:p w14:paraId="48946AC7" w14:textId="77777777" w:rsidR="00A34621" w:rsidRPr="00F23B92" w:rsidRDefault="00A34621" w:rsidP="00A34621">
      <w:pPr>
        <w:keepNext/>
        <w:spacing w:line="480" w:lineRule="auto"/>
        <w:rPr>
          <w:rFonts w:ascii="Garamond" w:hAnsi="Garamond"/>
          <w:iCs/>
          <w:szCs w:val="24"/>
        </w:rPr>
      </w:pPr>
    </w:p>
    <w:p w14:paraId="00D1357B" w14:textId="77777777" w:rsidR="00A34621" w:rsidRPr="00F23B92" w:rsidRDefault="00A34621" w:rsidP="00A34621">
      <w:pPr>
        <w:keepNext/>
        <w:rPr>
          <w:rFonts w:ascii="Garamond" w:hAnsi="Garamond"/>
          <w:iCs/>
          <w:szCs w:val="24"/>
          <w:u w:val="single"/>
        </w:rPr>
      </w:pP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</w:p>
    <w:sectPr w:rsidR="00A34621" w:rsidRPr="00F23B92" w:rsidSect="00341D23">
      <w:footerReference w:type="default" r:id="rId10"/>
      <w:headerReference w:type="default" r:id="rId14"/>
      <w:type w:val="continuous"/>
      <w:pgSz w:w="12240" w:h="15840" w:code="1"/>
      <w:pgMar w:top="1440" w:right="1440" w:bottom="1440" w:left="1440" w:header="720" w:footer="720" w:gutter="0"/>
      <w:paperSrc w:first="2" w:other="264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9361D" w14:textId="77777777" w:rsidR="008B4F43" w:rsidRDefault="008B4F43" w:rsidP="00F513F8">
      <w:r>
        <w:separator/>
      </w:r>
    </w:p>
  </w:endnote>
  <w:endnote w:type="continuationSeparator" w:id="0">
    <w:p w14:paraId="689709FA" w14:textId="77777777" w:rsidR="008B4F43" w:rsidRDefault="008B4F43" w:rsidP="00F513F8">
      <w:r>
        <w:continuationSeparator/>
      </w:r>
    </w:p>
  </w:endnote>
  <w:endnote w:type="continuationNotice" w:id="1">
    <w:p w14:paraId="4E6824F5" w14:textId="77777777" w:rsidR="008B4F43" w:rsidRDefault="008B4F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12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B563D0" w14:textId="77777777" w:rsidR="00F513F8" w:rsidRDefault="00F513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C2DB22" w14:textId="77777777" w:rsidR="00F513F8" w:rsidRDefault="00F51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F27E" w14:textId="77777777" w:rsidR="008B4F43" w:rsidRDefault="008B4F43" w:rsidP="00F513F8">
      <w:r>
        <w:separator/>
      </w:r>
    </w:p>
  </w:footnote>
  <w:footnote w:type="continuationSeparator" w:id="0">
    <w:p w14:paraId="678F4276" w14:textId="77777777" w:rsidR="008B4F43" w:rsidRDefault="008B4F43" w:rsidP="00F513F8">
      <w:r>
        <w:continuationSeparator/>
      </w:r>
    </w:p>
  </w:footnote>
  <w:footnote w:type="continuationNotice" w:id="1">
    <w:p w14:paraId="543BAB05" w14:textId="77777777" w:rsidR="008B4F43" w:rsidRDefault="008B4F43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31AF8"/>
    <w:multiLevelType w:val="hybridMultilevel"/>
    <w:tmpl w:val="DA6E28E2"/>
    <w:lvl w:ilvl="0" w:tplc="34B446EA">
      <w:start w:val="1"/>
      <w:numFmt w:val="lowerLetter"/>
      <w:lvlText w:val="(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4746873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k, Elizabeth">
    <w15:presenceInfo w15:providerId="AD" w15:userId="S::ezak@lasclev.org::44d256aa-4660-495c-b7bd-f2e5cac652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43"/>
    <w:rsid w:val="000D164E"/>
    <w:rsid w:val="001978EC"/>
    <w:rsid w:val="001B2615"/>
    <w:rsid w:val="001D53D7"/>
    <w:rsid w:val="001F3F58"/>
    <w:rsid w:val="002178EC"/>
    <w:rsid w:val="00283D89"/>
    <w:rsid w:val="00287EBC"/>
    <w:rsid w:val="002C371D"/>
    <w:rsid w:val="002D2483"/>
    <w:rsid w:val="00307DA8"/>
    <w:rsid w:val="00310D36"/>
    <w:rsid w:val="00341D23"/>
    <w:rsid w:val="00366A76"/>
    <w:rsid w:val="00385A46"/>
    <w:rsid w:val="00400575"/>
    <w:rsid w:val="004320F6"/>
    <w:rsid w:val="00450147"/>
    <w:rsid w:val="00454BFA"/>
    <w:rsid w:val="004843B7"/>
    <w:rsid w:val="004B4ADE"/>
    <w:rsid w:val="004C62AF"/>
    <w:rsid w:val="004D041D"/>
    <w:rsid w:val="004D1BBF"/>
    <w:rsid w:val="00502E6A"/>
    <w:rsid w:val="005162B5"/>
    <w:rsid w:val="00522C82"/>
    <w:rsid w:val="00545CF3"/>
    <w:rsid w:val="00573BDE"/>
    <w:rsid w:val="00590366"/>
    <w:rsid w:val="005A5A1D"/>
    <w:rsid w:val="005D1CC4"/>
    <w:rsid w:val="00614FDC"/>
    <w:rsid w:val="00656481"/>
    <w:rsid w:val="0069023B"/>
    <w:rsid w:val="006A536C"/>
    <w:rsid w:val="006A5F77"/>
    <w:rsid w:val="006C07E4"/>
    <w:rsid w:val="006D0D01"/>
    <w:rsid w:val="006D2E8A"/>
    <w:rsid w:val="006E6EDE"/>
    <w:rsid w:val="0079709A"/>
    <w:rsid w:val="007A02D7"/>
    <w:rsid w:val="007B32ED"/>
    <w:rsid w:val="007C29D2"/>
    <w:rsid w:val="00874874"/>
    <w:rsid w:val="008B4F43"/>
    <w:rsid w:val="008E7C05"/>
    <w:rsid w:val="009210A8"/>
    <w:rsid w:val="009276A0"/>
    <w:rsid w:val="0097740A"/>
    <w:rsid w:val="009C6E55"/>
    <w:rsid w:val="009D75CD"/>
    <w:rsid w:val="00A00D16"/>
    <w:rsid w:val="00A14FAD"/>
    <w:rsid w:val="00A27CA0"/>
    <w:rsid w:val="00A34621"/>
    <w:rsid w:val="00A749D0"/>
    <w:rsid w:val="00A858D4"/>
    <w:rsid w:val="00A94397"/>
    <w:rsid w:val="00AB1307"/>
    <w:rsid w:val="00B21555"/>
    <w:rsid w:val="00B4245F"/>
    <w:rsid w:val="00B748D1"/>
    <w:rsid w:val="00B93CE2"/>
    <w:rsid w:val="00BA0D05"/>
    <w:rsid w:val="00BC0D60"/>
    <w:rsid w:val="00BC2028"/>
    <w:rsid w:val="00BD6E54"/>
    <w:rsid w:val="00BE50C0"/>
    <w:rsid w:val="00C04C5B"/>
    <w:rsid w:val="00C61379"/>
    <w:rsid w:val="00C63DA3"/>
    <w:rsid w:val="00C736DC"/>
    <w:rsid w:val="00C84724"/>
    <w:rsid w:val="00CA6D2C"/>
    <w:rsid w:val="00D20D3C"/>
    <w:rsid w:val="00D404E2"/>
    <w:rsid w:val="00DE4893"/>
    <w:rsid w:val="00E11117"/>
    <w:rsid w:val="00E45933"/>
    <w:rsid w:val="00E7215D"/>
    <w:rsid w:val="00E761D0"/>
    <w:rsid w:val="00ED2E4B"/>
    <w:rsid w:val="00F00725"/>
    <w:rsid w:val="00F23B92"/>
    <w:rsid w:val="00F26166"/>
    <w:rsid w:val="00F513F8"/>
    <w:rsid w:val="00F76C6B"/>
    <w:rsid w:val="00F8130C"/>
    <w:rsid w:val="00F82780"/>
    <w:rsid w:val="00FA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47F4"/>
  <w15:docId w15:val="{1359C9F6-6C39-4C5C-B75B-2CF428F1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D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4320F6"/>
    <w:rPr>
      <w:szCs w:val="24"/>
    </w:rPr>
  </w:style>
  <w:style w:type="character" w:styleId="Hyperlink">
    <w:name w:val="Hyperlink"/>
    <w:basedOn w:val="DefaultParagraphFont"/>
    <w:uiPriority w:val="99"/>
    <w:unhideWhenUsed/>
    <w:rsid w:val="000D1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3F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3F8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978EC"/>
    <w:pPr>
      <w:ind w:left="720"/>
      <w:contextualSpacing/>
    </w:pPr>
  </w:style>
  <w:style w:type="paragraph" w:styleId="Revision">
    <w:name w:val="Revision"/>
    <w:hidden/>
    <w:uiPriority w:val="99"/>
    <w:semiHidden/>
    <w:rsid w:val="00F0072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Return%20of%20Service%20of%20Subpoen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  <SharedWithUsers xmlns="4d2751dc-8e68-43b6-b178-a0d80fdb56b1">
      <UserInfo>
        <DisplayName>Kuri, Paige</DisplayName>
        <AccountId>37</AccountId>
        <AccountType/>
      </UserInfo>
      <UserInfo>
        <DisplayName>Collins, Jr, Donnell</DisplayName>
        <AccountId>214</AccountId>
        <AccountType/>
      </UserInfo>
      <UserInfo>
        <DisplayName>Reddy, Suparna</DisplayName>
        <AccountId>48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D4042E-EC77-4BC6-826E-281EB5517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21616D-E60F-4F3B-BC8B-1CBE034C792E}">
  <ds:schemaRefs>
    <ds:schemaRef ds:uri="http://schemas.microsoft.com/office/2006/metadata/properties"/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1BFCCF50-A3C0-4AFD-9D61-F52335D1E5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Return of Service of Subpoena</Template>
  <TotalTime>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Legal Aid Society of Cleveland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Reddy, Suparna</dc:creator>
  <cp:lastModifiedBy>Zak, Elizabeth</cp:lastModifiedBy>
  <cp:revision>3</cp:revision>
  <cp:lastPrinted>2022-09-30T15:13:00Z</cp:lastPrinted>
  <dcterms:created xsi:type="dcterms:W3CDTF">2025-03-03T21:48:00Z</dcterms:created>
  <dcterms:modified xsi:type="dcterms:W3CDTF">2025-05-15T19:43:00Z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