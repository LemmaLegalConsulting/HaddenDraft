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704B41" w:rsidP="169C089D" w:rsidRDefault="00704B41" w14:paraId="33CEBFE7" w14:textId="77777777" w14:noSpellErr="1">
      <w:pPr>
        <w:spacing w:line="276" w:lineRule="auto"/>
        <w:jc w:val="center"/>
        <w:rPr>
          <w:b w:val="1"/>
          <w:bCs w:val="1"/>
          <w:u w:val="single"/>
        </w:rPr>
      </w:pPr>
      <w:bookmarkStart w:name="dabmch_32" w:id="125"/>
      <w:r w:rsidRPr="169C089D" w:rsidR="00704B41">
        <w:rPr>
          <w:b w:val="1"/>
          <w:bCs w:val="1"/>
          <w:u w:val="single"/>
        </w:rPr>
        <w:t>CERTIFICATE OF SERVICE</w:t>
      </w:r>
      <w:bookmarkEnd w:id="125"/>
    </w:p>
    <w:p w:rsidRPr="00086BD7" w:rsidR="00704B41" w:rsidP="00461BAA" w:rsidRDefault="00704B41" w14:paraId="1DA4DAD6" w14:textId="77777777" w14:noSpellErr="1">
      <w:pPr>
        <w:spacing w:line="480" w:lineRule="auto"/>
        <w:ind w:firstLine="720"/>
      </w:pPr>
      <w:bookmarkStart w:name="dabmch_33" w:id="128"/>
      <w:r w:rsidR="00704B41">
        <w:rPr/>
        <w:t>{{ blocks["certificate-of-service"]["paragraphs"][0] }}</w:t>
      </w:r>
      <w:r w:rsidRPr="169C089D" w:rsidR="00704B41">
        <w:rPr>
          <w:highlight w:val="yellow"/>
        </w:rPr>
      </w:r>
      <w:r w:rsidRPr="169C089D" w:rsidR="00704B41">
        <w:rPr>
          <w:highlight w:val="yellow"/>
        </w:rPr>
      </w:r>
      <w:r w:rsidR="00704B41">
        <w:rPr/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bookmarkEnd w:id="128"/>
    </w:p>
    <w:p w:rsidRPr="00086BD7" w:rsidR="00704B41" w:rsidP="169C089D" w:rsidRDefault="00704B41" w14:paraId="586BF605" w14:textId="77777777">
      <w:pPr>
        <w:spacing w:line="276" w:lineRule="auto"/>
        <w:rPr>
          <w:highlight w:val="yellow"/>
        </w:rPr>
      </w:pPr>
      <w:bookmarkStart w:name="dabmch_34" w:id="132"/>
      <w:ins w:author="Vincel, Matthew" w:date="2025-05-15T16:44:00Z" w16du:dateUtc="2025-05-15T20:44:00Z" w:id="133"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  <w:r w:rsidRPr="00086BD7">
          <w:rPr>
            <w:szCs w:val="24"/>
          </w:rPr>
          <w:tab/>
        </w:r>
      </w:ins>
      <w:r w:rsidRPr="169C089D" w:rsidR="00704B41">
        <w:rPr>
          <w:highlight w:val="yellow"/>
          <w:u w:val="single"/>
        </w:rPr>
        <w:t>{{ blocks["certificate-of-service"]["paragraphs"][1] }}</w:t>
      </w:r>
      <w:r w:rsidRPr="169C089D" w:rsidR="00704B41">
        <w:rPr>
          <w:highlight w:val="yellow"/>
          <w:u w:val="single"/>
        </w:rPr>
      </w:r>
      <w:r w:rsidRPr="169C089D" w:rsidR="00704B41">
        <w:rPr>
          <w:highlight w:val="yellow"/>
          <w:u w:val="single"/>
        </w:rPr>
      </w:r>
      <w:r w:rsidRPr="00BD4A85" w:rsidR="00704B41">
        <w:rPr>
          <w:highlight w:val="yellow"/>
          <w:u w:val="single"/>
        </w:rPr>
      </w:r>
      <w:r w:rsidRPr="169C089D" w:rsidR="00704B41">
        <w:rPr>
          <w:highlight w:val="yellow"/>
        </w:rPr>
      </w:r>
      <w:r w:rsidRPr="00BD4A85" w:rsidR="00704B41">
        <w:rPr>
          <w:highlight w:val="yellow"/>
        </w:rPr>
      </w:r>
      <w:ins w:author="Vincel, Matthew" w:date="2025-05-15T16:44:00Z" w16du:dateUtc="2025-05-15T20:44:00Z" w:id="133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  <w:r w:rsidRPr="169C089D" w:rsidR="00704B41">
        <w:rPr>
          <w:highlight w:val="yellow"/>
        </w:rPr>
      </w:r>
      <w:ins w:author="Vincel, Matthew" w:date="2025-05-15T16:44:00Z" w16du:dateUtc="2025-05-15T20:44:00Z" w:id="133">
        <w:bookmarkEnd w:id="132"/>
      </w:ins>
    </w:p>
    <w:p w:rsidRPr="00086BD7" w:rsidR="00704B41" w:rsidP="169C089D" w:rsidRDefault="00704B41" w14:paraId="40C9F316" w14:textId="77777777" w14:noSpellErr="1">
      <w:pPr>
        <w:spacing w:line="276" w:lineRule="auto"/>
        <w:ind w:left="4320" w:firstLine="720"/>
        <w:rPr>
          <w:i w:val="1"/>
          <w:iCs w:val="1"/>
        </w:rPr>
      </w:pPr>
      <w:bookmarkStart w:name="dabmch_35" w:id="135"/>
      <w:r w:rsidRPr="169C089D" w:rsidR="00704B41">
        <w:rPr>
          <w:i w:val="1"/>
          <w:iCs w:val="1"/>
        </w:rPr>
        <w:t>{{ blocks["certificate-of-service"]["paragraphs"][2] }}</w:t>
      </w:r>
      <w:r w:rsidR="00704B41">
        <w:rPr/>
      </w:r>
      <w:r w:rsidRPr="169C089D" w:rsidR="00704B41">
        <w:rPr>
          <w:i w:val="1"/>
          <w:iCs w:val="1"/>
        </w:rPr>
      </w:r>
      <w:bookmarkEnd w:id="135"/>
    </w:p>
    <w:p w:rsidRPr="00086BD7" w:rsidR="00704B41" w:rsidP="169C089D" w:rsidRDefault="00704B41" w14:paraId="40C9F316" w14:textId="77777777" w14:noSpellErr="1">
      <w:pPr>
        <w:spacing w:line="276" w:lineRule="auto"/>
        <w:ind w:left="4320" w:firstLine="720"/>
        <w:rPr>
          <w:i w:val="1"/>
          <w:iCs w:val="1"/>
        </w:rPr>
      </w:pPr>
      <w:r>
        <w:t>{%p for item in blocks["certificate-of-service"]["paragraphs"][3:] %}</w:t>
      </w:r>
    </w:p>
    <w:p w:rsidRPr="00086BD7" w:rsidR="00704B41" w:rsidP="169C089D" w:rsidRDefault="00704B41" w14:paraId="40C9F316" w14:textId="77777777" w14:noSpellErr="1">
      <w:pPr>
        <w:spacing w:line="276" w:lineRule="auto"/>
        <w:ind w:left="4320" w:firstLine="720"/>
        <w:rPr>
          <w:i w:val="1"/>
          <w:iCs w:val="1"/>
        </w:rPr>
      </w:pPr>
      <w:r>
        <w:t>{{ item }}</w:t>
      </w:r>
    </w:p>
    <w:p w:rsidRPr="00086BD7" w:rsidR="00704B41" w:rsidP="169C089D" w:rsidRDefault="00704B41" w14:paraId="40C9F316" w14:textId="77777777" w14:noSpellErr="1">
      <w:pPr>
        <w:spacing w:line="276" w:lineRule="auto"/>
        <w:ind w:left="4320" w:firstLine="720"/>
        <w:rPr>
          <w:i w:val="1"/>
          <w:iCs w:val="1"/>
        </w:rPr>
      </w:pPr>
      <w:r>
        <w:t>{%p endfor %}</w:t>
      </w:r>
    </w:p>
    <w:p w:rsidRPr="00086BD7" w:rsidR="00704B41" w:rsidP="169C089D" w:rsidRDefault="00704B41" w14:paraId="1E7F6198" w14:textId="77777777" w14:noSpellErr="1">
      <w:pPr>
        <w:tabs>
          <w:tab w:val="left" w:pos="5760"/>
        </w:tabs>
        <w:spacing w:line="480" w:lineRule="auto"/>
        <w:jc w:val="both"/>
        <w:rPr>
          <w:b w:val="1"/>
          <w:bCs w:val="1"/>
          <w:u w:val="single"/>
        </w:rPr>
      </w:pPr>
    </w:p>
    <w:p w:rsidR="00704B41" w:rsidP="007B78B1" w:rsidRDefault="00704B41" w14:paraId="17CFCC74" w14:textId="77777777" w14:noSpellErr="1">
      <w:pPr>
        <w:spacing w:line="480" w:lineRule="auto"/>
        <w:ind w:firstLine="720"/>
        <w:jc w:val="center"/>
        <w:rPr>
          <w:b w:val="1"/>
          <w:bCs w:val="1"/>
          <w:u w:val="single"/>
        </w:rPr>
      </w:pPr>
    </w:p>
    <w:p w:rsidR="00704B41" w:rsidRDefault="00704B41" w14:paraId="19E33584" w14:textId="77777777" w14:noSpellErr="1">
      <w:pPr>
        <w:spacing w:after="160" w:line="278" w:lineRule="auto"/>
        <w:rPr>
          <w:b w:val="1"/>
          <w:bCs w:val="1"/>
          <w:u w:val="single"/>
        </w:rPr>
      </w:pPr>
      <w:bookmarkStart w:name="dabmch_36" w:id="140"/>
      <w:r w:rsidRPr="169C089D">
        <w:rPr>
          <w:b w:val="1"/>
          <w:bCs w:val="1"/>
          <w:u w:val="single"/>
        </w:rPr>
        <w:br w:type="page"/>
      </w:r>
      <w:bookmarkEnd w:id="140"/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