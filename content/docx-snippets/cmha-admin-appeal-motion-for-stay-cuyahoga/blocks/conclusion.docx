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4B41" w:rsidP="00300552" w:rsidRDefault="00704B41" w14:paraId="5415ED54" w14:textId="77777777" w14:noSpellErr="1">
      <w:pPr>
        <w:pStyle w:val="ListParagraph"/>
        <w:numPr>
          <w:ilvl w:val="0"/>
          <w:numId w:val="1"/>
        </w:numPr>
        <w:spacing w:after="0" w:line="480" w:lineRule="auto"/>
        <w:rPr>
          <w:rFonts w:ascii="Garamond" w:hAnsi="Garamond"/>
          <w:b w:val="1"/>
          <w:bCs w:val="1"/>
          <w:u w:val="single"/>
        </w:rPr>
      </w:pPr>
      <w:bookmarkStart w:name="dabmch_58" w:id="228"/>
      <w:r w:rsidRPr="169C089D" w:rsidR="00704B41">
        <w:rPr>
          <w:rFonts w:ascii="Garamond" w:hAnsi="Garamond"/>
          <w:b w:val="1"/>
          <w:bCs w:val="1"/>
          <w:u w:val="single"/>
        </w:rPr>
        <w:t>Conclusion</w:t>
      </w:r>
      <w:bookmarkEnd w:id="228"/>
    </w:p>
    <w:p w:rsidR="00704B41" w:rsidP="00B81196" w:rsidRDefault="00704B41" w14:paraId="683E848F" w14:textId="77777777">
      <w:pPr>
        <w:spacing w:line="480" w:lineRule="auto"/>
        <w:ind w:firstLine="720"/>
        <w:jc w:val="both"/>
      </w:pPr>
      <w:bookmarkStart w:name="dabmch_59" w:id="231"/>
      <w:r w:rsidR="00704B41">
        <w:rPr/>
        <w:t>{{ blocks["conclusion"]["paragraphs"][0] }}</w:t>
      </w:r>
      <w:r w:rsidRPr="74018936" w:rsidR="00704B41">
        <w:rPr>
          <w:highlight w:val="yellow"/>
        </w:rPr>
      </w:r>
      <w:r w:rsidR="00704B41">
        <w:rPr/>
      </w:r>
      <w:r w:rsidR="00704B41">
        <w:rPr/>
      </w:r>
      <w:bookmarkEnd w:id="231"/>
    </w:p>
    <w:p w:rsidRPr="000F2130" w:rsidR="00704B41" w:rsidP="00B81196" w:rsidRDefault="00704B41" w14:paraId="41704202" w14:textId="77777777" w14:noSpellErr="1">
      <w:pPr>
        <w:tabs>
          <w:tab w:val="left" w:pos="5760"/>
        </w:tabs>
        <w:ind w:left="5040"/>
      </w:pPr>
      <w:bookmarkStart w:name="dabmch_60" w:id="234"/>
      <w:ins w:author="Vincel, Matthew" w:date="2025-05-15T16:44:00Z" w16du:dateUtc="2025-05-15T20:44:00Z" w:id="235">
        <w:r>
          <w:tab/>
        </w:r>
      </w:ins>
      <w:r w:rsidRPr="169C089D" w:rsidR="00704B41">
        <w:rPr>
          <w:highlight w:val="yellow"/>
          <w:u w:val="single"/>
        </w:rPr>
        <w:t>{{ blocks["conclusion"]["paragraphs"][1] }}</w:t>
      </w:r>
      <w:r w:rsidRPr="169C089D" w:rsidR="00704B41">
        <w:rPr>
          <w:highlight w:val="yellow"/>
          <w:u w:val="single"/>
        </w:rPr>
      </w:r>
      <w:r w:rsidRPr="169C089D" w:rsidR="00704B41">
        <w:rPr>
          <w:highlight w:val="yellow"/>
          <w:u w:val="single"/>
        </w:rPr>
      </w:r>
      <w:r w:rsidRPr="00BD4A85" w:rsidR="00704B41">
        <w:rPr>
          <w:highlight w:val="yellow"/>
          <w:u w:val="single"/>
        </w:rPr>
      </w:r>
      <w:r w:rsidRPr="169C089D" w:rsidR="00704B41">
        <w:rPr>
          <w:highlight w:val="yellow"/>
        </w:rPr>
      </w:r>
      <w:r w:rsidRPr="00BD4A85" w:rsidR="00704B41">
        <w:rPr>
          <w:highlight w:val="yellow"/>
        </w:rPr>
      </w:r>
      <w:ins w:author="Vincel, Matthew" w:date="2025-05-15T16:44:00Z" w16du:dateUtc="2025-05-15T20:44:00Z" w:id="235">
        <w:bookmarkEnd w:id="234"/>
      </w:ins>
    </w:p>
    <w:p w:rsidRPr="00B81196" w:rsidR="00704B41" w:rsidP="169C089D" w:rsidRDefault="00704B41" w14:paraId="0AA11B53" w14:textId="77777777" w14:noSpellErr="1">
      <w:pPr>
        <w:pStyle w:val="paragraph"/>
        <w:spacing w:before="0" w:beforeAutospacing="off" w:after="0" w:afterAutospacing="off"/>
        <w:ind w:left="5760"/>
        <w:jc w:val="both"/>
        <w:textAlignment w:val="baseline"/>
        <w:rPr>
          <w:rStyle w:val="eop"/>
          <w:rFonts w:eastAsia="" w:cs="Segoe UI" w:eastAsiaTheme="majorEastAsia"/>
        </w:rPr>
      </w:pPr>
      <w:bookmarkStart w:name="dabmch_61" w:id="237"/>
      <w:r w:rsidRPr="169C089D" w:rsidR="00704B41">
        <w:rPr>
          <w:rStyle w:val="normaltextrun"/>
          <w:rFonts w:eastAsia="" w:cs="Segoe UI" w:eastAsiaTheme="majorEastAsia"/>
          <w:highlight w:val="yellow"/>
        </w:rPr>
        <w:t>{{ blocks["conclusion"]["paragraphs"][2] }}</w:t>
      </w:r>
      <w:bookmarkEnd w:id="237"/>
    </w:p>
    <w:p w:rsidRPr="00566E75" w:rsidR="00704B41" w:rsidP="169C089D" w:rsidRDefault="00704B41" w14:paraId="61A1F566" w14:textId="77777777" w14:noSpellErr="1">
      <w:pPr>
        <w:tabs>
          <w:tab w:val="left" w:pos="5760"/>
        </w:tabs>
        <w:rPr>
          <w:rFonts w:ascii="Segoe UI" w:hAnsi="Segoe UI" w:cs="Segoe UI"/>
          <w:i w:val="1"/>
          <w:iCs w:val="1"/>
          <w:sz w:val="18"/>
          <w:szCs w:val="18"/>
        </w:rPr>
      </w:pPr>
      <w:bookmarkStart w:name="dabmch_62" w:id="240"/>
      <w:ins w:author="Vincel, Matthew" w:date="2025-05-15T16:44:00Z" w16du:dateUtc="2025-05-15T20:44:00Z" w:id="241">
        <w:r>
          <w:rPr>
            <w:rStyle w:val="normaltextrun"/>
            <w:rFonts w:cs="Segoe UI" w:eastAsiaTheme="majorEastAsia"/>
          </w:rPr>
          <w:tab/>
        </w:r>
      </w:ins>
      <w:r w:rsidRPr="169C089D" w:rsidR="00704B41">
        <w:rPr>
          <w:rStyle w:val="normaltextrun"/>
          <w:rFonts w:eastAsia="" w:cs="Segoe UI" w:eastAsiaTheme="majorEastAsia"/>
          <w:i w:val="1"/>
          <w:iCs w:val="1"/>
        </w:rPr>
        <w:t>{{ blocks["conclusion"]["paragraphs"][3] }}</w:t>
      </w:r>
      <w:r w:rsidRPr="169C089D" w:rsidR="00704B41">
        <w:rPr>
          <w:rStyle w:val="normaltextrun"/>
          <w:rFonts w:eastAsia="" w:cs="Segoe UI" w:eastAsiaTheme="majorEastAsia"/>
          <w:i w:val="1"/>
          <w:iCs w:val="1"/>
        </w:rPr>
      </w:r>
      <w:r w:rsidRPr="169C089D" w:rsidR="00704B41">
        <w:rPr>
          <w:rStyle w:val="normaltextrun"/>
          <w:rFonts w:eastAsia="" w:cs="Segoe UI" w:eastAsiaTheme="majorEastAsia"/>
          <w:i w:val="1"/>
          <w:iCs w:val="1"/>
        </w:rPr>
      </w:r>
      <w:r w:rsidRPr="169C089D" w:rsidR="00704B41">
        <w:rPr>
          <w:rStyle w:val="eop"/>
          <w:rFonts w:cs="Segoe UI"/>
          <w:i w:val="1"/>
          <w:iCs w:val="1"/>
        </w:rPr>
      </w:r>
      <w:ins w:author="Vincel, Matthew" w:date="2025-05-15T16:44:00Z" w16du:dateUtc="2025-05-15T20:44:00Z" w:id="241">
        <w:bookmarkEnd w:id="240"/>
      </w:ins>
    </w:p>
    <w:p w:rsidRPr="00566E75" w:rsidR="00704B41" w:rsidP="169C089D" w:rsidRDefault="00704B41" w14:paraId="61A1F566" w14:textId="77777777" w14:noSpellErr="1">
      <w:pPr>
        <w:tabs>
          <w:tab w:val="left" w:pos="5760"/>
        </w:tabs>
        <w:rPr>
          <w:rFonts w:ascii="Segoe UI" w:hAnsi="Segoe UI" w:cs="Segoe UI"/>
          <w:i w:val="1"/>
          <w:iCs w:val="1"/>
          <w:sz w:val="18"/>
          <w:szCs w:val="18"/>
        </w:rPr>
      </w:pPr>
      <w:r>
        <w:t>{%p for item in blocks["conclusion"]["paragraphs"][4:] %}</w:t>
      </w:r>
    </w:p>
    <w:p w:rsidRPr="00566E75" w:rsidR="00704B41" w:rsidP="169C089D" w:rsidRDefault="00704B41" w14:paraId="61A1F566" w14:textId="77777777" w14:noSpellErr="1">
      <w:pPr>
        <w:tabs>
          <w:tab w:val="left" w:pos="5760"/>
        </w:tabs>
        <w:rPr>
          <w:rFonts w:ascii="Segoe UI" w:hAnsi="Segoe UI" w:cs="Segoe UI"/>
          <w:i w:val="1"/>
          <w:iCs w:val="1"/>
          <w:sz w:val="18"/>
          <w:szCs w:val="18"/>
        </w:rPr>
      </w:pPr>
      <w:r>
        <w:t>{{ item }}</w:t>
      </w:r>
    </w:p>
    <w:p w:rsidRPr="00566E75" w:rsidR="00704B41" w:rsidP="169C089D" w:rsidRDefault="00704B41" w14:paraId="61A1F566" w14:textId="77777777" w14:noSpellErr="1">
      <w:pPr>
        <w:tabs>
          <w:tab w:val="left" w:pos="5760"/>
        </w:tabs>
        <w:rPr>
          <w:rFonts w:ascii="Segoe UI" w:hAnsi="Segoe UI" w:cs="Segoe UI"/>
          <w:i w:val="1"/>
          <w:iCs w:val="1"/>
          <w:sz w:val="18"/>
          <w:szCs w:val="18"/>
        </w:rPr>
      </w:pPr>
      <w:r>
        <w:t>{%p endfor %}</w:t>
      </w:r>
    </w:p>
    <w:p w:rsidRPr="00086BD7" w:rsidR="001E2593" w:rsidDel="00704B41" w:rsidP="169C089D" w:rsidRDefault="001E2593" w14:paraId="1CF031F0" w14:noSpellErr="1" w14:textId="2212D65E">
      <w:pPr>
        <w:pStyle w:val="Normal"/>
        <w:jc w:val="center"/>
        <w:rPr>
          <w:b w:val="1"/>
          <w:bCs w:val="1"/>
        </w:rPr>
      </w:pPr>
    </w:p>
    <w:bookmarkEnd w:id="1"/>
    <w:p w:rsidR="00704B41" w:rsidP="169C089D" w:rsidRDefault="00300552" w14:paraId="01E5A43E" w14:textId="6954BB54">
      <w:pPr>
        <w:pStyle w:val="Normal"/>
        <w:rPr>
          <w:b w:val="1"/>
          <w:bCs w:val="1"/>
          <w:u w:val="single"/>
        </w:rPr>
      </w:pPr>
      <w:del w:author="Vincel, Matthew" w:date="2025-05-15T16:44:00Z" w16du:dateUtc="2025-05-15T20:44:00Z" w:id="580">
        <w:r w:rsidDel="00704B41">
          <w:rPr>
            <w:rStyle w:val="normaltextrun"/>
            <w:rFonts w:cs="Segoe UI" w:eastAsiaTheme="majorEastAsia"/>
          </w:rPr>
          <w:tab/>
        </w:r>
      </w:del>
      <w:r w:rsidRPr="169C089D">
        <w:rPr>
          <w:b w:val="1"/>
          <w:bCs w:val="1"/>
          <w:u w:val="single"/>
        </w:rPr>
        <w:br w:type="page"/>
      </w:r>
    </w:p>
    <w:p w:rsidRPr="00704B41" w:rsidR="00300552" w:rsidP="169C089D" w:rsidRDefault="00300552" w14:paraId="51099E88" w14:textId="006FBDCF" w14:noSpellErr="1">
      <w:pPr>
        <w:tabs>
          <w:tab w:val="left" w:pos="5760"/>
        </w:tabs>
        <w:rPr>
          <w:rFonts w:cs="Segoe UI"/>
          <w:i w:val="1"/>
          <w:iCs w:val="1"/>
          <w:rPrChange w:author="" w16du:dateUtc="2025-05-15T20:44:00Z" w:id="895016851">
            <w:rPr>
              <w:rFonts w:ascii="Segoe UI" w:hAnsi="Segoe UI" w:cs="Segoe UI"/>
              <w:i/>
              <w:iCs/>
              <w:sz w:val="18"/>
              <w:szCs w:val="18"/>
            </w:rPr>
          </w:rPrChange>
        </w:rPr>
      </w:pPr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