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704B41" w:rsidP="169C089D" w:rsidRDefault="00704B41" w14:paraId="6A962139" w14:textId="77777777" w14:noSpellErr="1">
      <w:pPr>
        <w:jc w:val="center"/>
        <w:rPr>
          <w:b w:val="1"/>
          <w:bCs w:val="1"/>
        </w:rPr>
      </w:pPr>
      <w:bookmarkStart w:name="dabmch_2" w:id="5"/>
      <w:r w:rsidRPr="169C089D" w:rsidR="00704B41">
        <w:rPr>
          <w:b w:val="1"/>
          <w:bCs w:val="1"/>
        </w:rPr>
        <w:t>CUYAHOGA COUNTY, OHIO</w:t>
      </w:r>
      <w:bookmarkEnd w:id="5"/>
    </w:p>
    <w:p w:rsidRPr="00086BD7" w:rsidR="00704B41" w:rsidP="001E2593" w:rsidRDefault="00704B41" w14:paraId="1C8568F7" w14:textId="77777777" w14:noSpellErr="1">
      <w:pPr>
        <w:jc w:val="center"/>
      </w:pPr>
    </w:p>
    <w:tbl>
      <w:tblPr>
        <w:tblW w:w="9084" w:type="dxa"/>
        <w:tblBorders>
          <w:bottom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4542"/>
      </w:tblGrid>
      <w:tr w:rsidR="00704B41" w:rsidTr="169C089D" w14:paraId="13499BC8" w14:textId="77777777">
        <w:trPr>
          <w:trHeight w:val="300"/>
        </w:trPr>
        <w:tc>
          <w:tcPr>
            <w:tcW w:w="4542" w:type="dxa"/>
            <w:tcMar/>
          </w:tcPr>
          <w:p w:rsidRPr="00086BD7" w:rsidR="00704B41" w:rsidP="169C089D" w:rsidRDefault="00704B41" w14:paraId="45189CBA" w14:textId="77777777" w14:noSpellErr="1">
            <w:pPr>
              <w:rPr>
                <w:b w:val="1"/>
                <w:bCs w:val="1"/>
                <w:highlight w:val="yellow"/>
              </w:rPr>
            </w:pPr>
            <w:bookmarkStart w:name="dabmch_3" w:id="10"/>
            <w:r w:rsidRPr="169C089D" w:rsidR="00704B41">
              <w:rPr>
                <w:b w:val="1"/>
                <w:bCs w:val="1"/>
                <w:highlight w:val="yellow"/>
              </w:rPr>
              <w:t>{{ defendant }}</w:t>
            </w:r>
            <w:bookmarkEnd w:id="10"/>
          </w:p>
          <w:p w:rsidRPr="00086BD7" w:rsidR="00704B41" w:rsidP="169C089D" w:rsidRDefault="00704B41" w14:paraId="5C4172F8" w14:textId="77777777" w14:noSpellErr="1">
            <w:pPr>
              <w:rPr>
                <w:highlight w:val="yellow"/>
              </w:rPr>
            </w:pPr>
            <w:bookmarkStart w:name="dabmch_4" w:id="13"/>
            <w:r w:rsidRPr="169C089D" w:rsidR="00704B41">
              <w:rPr>
                <w:highlight w:val="yellow"/>
              </w:rPr>
              <w:t>{{ fields.premises_address }}</w:t>
            </w:r>
            <w:bookmarkEnd w:id="13"/>
          </w:p>
          <w:p w:rsidRPr="00086BD7" w:rsidR="00704B41" w:rsidP="169C089D" w:rsidRDefault="00704B41" w14:paraId="55E48768" w14:textId="77777777" w14:noSpellErr="1">
            <w:pPr>
              <w:rPr/>
            </w:pPr>
            <w:bookmarkStart w:name="dabmch_5" w:id="16"/>
            <w:ins w:author="Vincel, Matthew" w:date="2025-05-15T16:44:00Z" w16du:dateUtc="2025-05-15T20:44:00Z" w:id="17">
              <w:r w:rsidRPr="00086BD7">
                <w:rPr>
                  <w:szCs w:val="24"/>
                </w:rPr>
                <w:tab/>
              </w:r>
              <w:r w:rsidRPr="00086BD7">
                <w:rPr>
                  <w:szCs w:val="24"/>
                </w:rPr>
                <w:tab/>
              </w:r>
            </w:ins>
            <w:r w:rsidRPr="169C089D" w:rsidR="00704B41">
              <w:rPr/>
              <w:t>Plaintiff-</w:t>
            </w:r>
            <w:r w:rsidRPr="169C089D" w:rsidR="00704B41">
              <w:rPr/>
              <w:t>Appellant,</w:t>
            </w:r>
            <w:ins w:author="Vincel, Matthew" w:date="2025-05-15T16:44:00Z" w16du:dateUtc="2025-05-15T20:44:00Z" w:id="17">
              <w:bookmarkEnd w:id="16"/>
            </w:ins>
          </w:p>
          <w:p w:rsidRPr="00086BD7" w:rsidR="00704B41" w:rsidP="00B409F6" w:rsidRDefault="00704B41" w14:paraId="3B2B8F87" w14:textId="77777777" w14:noSpellErr="1">
            <w:pPr/>
          </w:p>
          <w:p w:rsidRPr="00086BD7" w:rsidR="00704B41" w:rsidP="169C089D" w:rsidRDefault="00704B41" w14:paraId="112DF35B" w14:textId="77777777" w14:noSpellErr="1">
            <w:pPr>
              <w:rPr/>
            </w:pPr>
            <w:bookmarkStart w:name="dabmch_6" w:id="20"/>
            <w:ins w:author="Vincel, Matthew" w:date="2025-05-15T16:44:00Z" w16du:dateUtc="2025-05-15T20:44:00Z" w:id="21">
              <w:r w:rsidRPr="00086BD7">
                <w:rPr>
                  <w:szCs w:val="24"/>
                </w:rPr>
                <w:tab/>
              </w:r>
            </w:ins>
            <w:r w:rsidRPr="169C089D" w:rsidR="00704B41">
              <w:rPr/>
              <w:t>v.</w:t>
            </w:r>
            <w:ins w:author="Vincel, Matthew" w:date="2025-05-15T16:44:00Z" w16du:dateUtc="2025-05-15T20:44:00Z" w:id="21">
              <w:bookmarkEnd w:id="20"/>
            </w:ins>
          </w:p>
          <w:p w:rsidRPr="00086BD7" w:rsidR="00704B41" w:rsidP="00B409F6" w:rsidRDefault="00704B41" w14:paraId="2ADD9E36" w14:textId="77777777" w14:noSpellErr="1">
            <w:pPr/>
          </w:p>
          <w:p w:rsidRPr="00086BD7" w:rsidR="00704B41" w:rsidP="169C089D" w:rsidRDefault="00704B41" w14:paraId="130B4148" w14:textId="77777777" w14:noSpellErr="1">
            <w:pPr>
              <w:rPr>
                <w:b w:val="1"/>
                <w:bCs w:val="1"/>
              </w:rPr>
            </w:pPr>
            <w:bookmarkStart w:name="dabmch_7" w:id="24"/>
            <w:r w:rsidRPr="169C089D" w:rsidR="00704B41">
              <w:rPr>
                <w:b w:val="1"/>
                <w:bCs w:val="1"/>
              </w:rPr>
              <w:t>CUYAHOGA METROPOLITAN</w:t>
            </w:r>
            <w:bookmarkEnd w:id="24"/>
          </w:p>
          <w:p w:rsidRPr="00086BD7" w:rsidR="00704B41" w:rsidP="00B409F6" w:rsidRDefault="00704B41" w14:paraId="31D41B75" w14:textId="77777777" w14:noSpellErr="1">
            <w:pPr/>
            <w:bookmarkStart w:name="dabmch_8" w:id="27"/>
            <w:r w:rsidRPr="169C089D" w:rsidR="00704B41">
              <w:rPr>
                <w:b w:val="1"/>
                <w:bCs w:val="1"/>
              </w:rPr>
              <w:t>HOUSING AUTHORITY</w:t>
            </w:r>
            <w:r w:rsidR="00704B41">
              <w:rPr/>
              <w:t>,</w:t>
            </w:r>
            <w:bookmarkEnd w:id="27"/>
          </w:p>
          <w:p w:rsidRPr="00086BD7" w:rsidR="00704B41" w:rsidP="169C089D" w:rsidRDefault="00704B41" w14:paraId="312E291A" w14:textId="77777777" w14:noSpellErr="1">
            <w:pPr>
              <w:rPr/>
            </w:pPr>
            <w:bookmarkStart w:name="dabmch_9" w:id="30"/>
            <w:r w:rsidR="00704B41">
              <w:rPr/>
              <w:t xml:space="preserve">8120 Kinsman Road </w:t>
            </w:r>
            <w:bookmarkEnd w:id="30"/>
          </w:p>
          <w:p w:rsidRPr="00086BD7" w:rsidR="00704B41" w:rsidP="169C089D" w:rsidRDefault="00704B41" w14:paraId="52EB9CDE" w14:textId="77777777" w14:noSpellErr="1">
            <w:pPr>
              <w:rPr/>
            </w:pPr>
            <w:bookmarkStart w:name="dabmch_10" w:id="33"/>
            <w:r w:rsidR="00704B41">
              <w:rPr/>
              <w:t>Cleveland OH 44104</w:t>
            </w:r>
            <w:bookmarkEnd w:id="33"/>
          </w:p>
          <w:p w:rsidRPr="00086BD7" w:rsidR="00704B41" w:rsidP="00B409F6" w:rsidRDefault="00704B41" w14:paraId="33EDC2FF" w14:textId="77777777" w14:noSpellErr="1">
            <w:pPr/>
          </w:p>
          <w:p w:rsidRPr="00086BD7" w:rsidR="00704B41" w:rsidP="169C089D" w:rsidRDefault="00704B41" w14:paraId="435E7C04" w14:textId="77777777" w14:noSpellErr="1">
            <w:pPr>
              <w:rPr/>
            </w:pPr>
            <w:bookmarkStart w:name="dabmch_11" w:id="37"/>
            <w:ins w:author="Vincel, Matthew" w:date="2025-05-15T16:44:00Z" w16du:dateUtc="2025-05-15T20:44:00Z" w:id="38">
              <w:r w:rsidRPr="00086BD7">
                <w:rPr>
                  <w:szCs w:val="24"/>
                </w:rPr>
                <w:tab/>
              </w:r>
              <w:r w:rsidRPr="00086BD7">
                <w:rPr>
                  <w:szCs w:val="24"/>
                </w:rPr>
                <w:tab/>
              </w:r>
            </w:ins>
            <w:r w:rsidRPr="169C089D" w:rsidR="00704B41">
              <w:rPr/>
              <w:t>Defendant-</w:t>
            </w:r>
            <w:r w:rsidRPr="169C089D" w:rsidR="00704B41">
              <w:rPr/>
              <w:t>Appellee.</w:t>
            </w:r>
            <w:ins w:author="Vincel, Matthew" w:date="2025-05-15T16:44:00Z" w16du:dateUtc="2025-05-15T20:44:00Z" w:id="38">
              <w:bookmarkEnd w:id="37"/>
            </w:ins>
          </w:p>
          <w:p w:rsidRPr="00086BD7" w:rsidR="00704B41" w:rsidP="00B409F6" w:rsidRDefault="00704B41" w14:paraId="1AC874F4" w14:textId="77777777" w14:noSpellErr="1">
            <w:pPr/>
          </w:p>
        </w:tc>
        <w:tc>
          <w:tcPr>
            <w:tcW w:w="4542" w:type="dxa"/>
            <w:tcMar/>
          </w:tcPr>
          <w:p w:rsidRPr="00086BD7" w:rsidR="00704B41" w:rsidP="169C089D" w:rsidRDefault="00704B41" w14:paraId="173B83C5" w14:textId="77777777" w14:noSpellErr="1">
            <w:pPr>
              <w:ind w:left="315"/>
              <w:rPr/>
            </w:pPr>
            <w:bookmarkStart w:name="dabmch_12" w:id="41"/>
            <w:r w:rsidR="00704B41">
              <w:rPr/>
              <w:t xml:space="preserve">CASE </w:t>
            </w:r>
            <w:r w:rsidR="00704B41">
              <w:rPr/>
              <w:t xml:space="preserve">NO.  </w:t>
            </w:r>
            <w:bookmarkEnd w:id="41"/>
          </w:p>
          <w:p w:rsidRPr="00086BD7" w:rsidR="00704B41" w:rsidP="00B409F6" w:rsidRDefault="00704B41" w14:paraId="613AC8D9" w14:textId="77777777" w14:noSpellErr="1">
            <w:pPr>
              <w:ind w:left="315"/>
            </w:pPr>
          </w:p>
          <w:p w:rsidRPr="00086BD7" w:rsidR="00704B41" w:rsidP="00B409F6" w:rsidRDefault="00704B41" w14:paraId="27381416" w14:textId="77777777" w14:noSpellErr="1">
            <w:pPr>
              <w:ind w:left="315"/>
            </w:pPr>
          </w:p>
          <w:p w:rsidRPr="00086BD7" w:rsidR="00704B41" w:rsidP="00B409F6" w:rsidRDefault="00704B41" w14:paraId="2D674F02" w14:textId="77777777" w14:noSpellErr="1">
            <w:pPr>
              <w:ind w:left="315"/>
            </w:pPr>
          </w:p>
          <w:p w:rsidRPr="00086BD7" w:rsidR="00704B41" w:rsidP="169C089D" w:rsidRDefault="00704B41" w14:paraId="6F4ED059" w14:textId="77777777" w14:noSpellErr="1">
            <w:pPr>
              <w:ind w:left="315"/>
              <w:rPr>
                <w:b w:val="1"/>
                <w:bCs w:val="1"/>
              </w:rPr>
            </w:pPr>
            <w:bookmarkStart w:name="dabmch_13" w:id="47"/>
            <w:r w:rsidRPr="169C089D" w:rsidR="00704B41">
              <w:rPr>
                <w:b w:val="1"/>
                <w:bCs w:val="1"/>
              </w:rPr>
              <w:t>JUDGE</w:t>
            </w:r>
            <w:bookmarkEnd w:id="47"/>
          </w:p>
          <w:p w:rsidRPr="00086BD7" w:rsidR="00704B41" w:rsidP="00B409F6" w:rsidRDefault="00704B41" w14:paraId="3D9BD141" w14:textId="77777777" w14:noSpellErr="1">
            <w:pPr>
              <w:ind w:left="315"/>
            </w:pPr>
          </w:p>
          <w:p w:rsidRPr="00086BD7" w:rsidR="00704B41" w:rsidP="00B409F6" w:rsidRDefault="00704B41" w14:paraId="1DB78C3F" w14:textId="77777777" w14:noSpellErr="1">
            <w:pPr>
              <w:ind w:left="315"/>
            </w:pPr>
          </w:p>
          <w:p w:rsidRPr="00086BD7" w:rsidR="00704B41" w:rsidP="00B409F6" w:rsidRDefault="00704B41" w14:paraId="258C1A5D" w14:textId="77777777" w14:noSpellErr="1">
            <w:pPr>
              <w:ind w:left="315"/>
            </w:pPr>
          </w:p>
          <w:p w:rsidRPr="00086BD7" w:rsidR="00704B41" w:rsidP="169C089D" w:rsidRDefault="00704B41" w14:paraId="0ADC3496" w14:textId="77777777" w14:noSpellErr="1">
            <w:pPr>
              <w:ind w:left="315"/>
              <w:rPr>
                <w:b w:val="1"/>
                <w:bCs w:val="1"/>
              </w:rPr>
            </w:pPr>
          </w:p>
          <w:p w:rsidRPr="00086BD7" w:rsidR="00704B41" w:rsidP="169C089D" w:rsidRDefault="00704B41" w14:paraId="3CDA06F4" w14:textId="77777777" w14:noSpellErr="1">
            <w:pPr>
              <w:ind w:left="315"/>
              <w:rPr>
                <w:u w:val="single"/>
              </w:rPr>
            </w:pPr>
            <w:bookmarkStart w:name="dabmch_14" w:id="54"/>
            <w:r w:rsidRPr="169C089D" w:rsidR="00704B41">
              <w:rPr>
                <w:b w:val="1"/>
                <w:bCs w:val="1"/>
                <w:u w:val="single"/>
              </w:rPr>
              <w:t>NOTICE OF ADMINISTRATIVE APPEAL</w:t>
            </w:r>
            <w:r w:rsidRPr="169C089D" w:rsidR="00704B41">
              <w:rPr>
                <w:b w:val="1"/>
                <w:bCs w:val="1"/>
                <w:u w:val="single"/>
              </w:rPr>
              <w:t>MOTION FOR A STAY OF TERMINATION OF PARTICIPATION IN THE HOUSING CHOICE VOUCHER PROGRAM</w:t>
            </w:r>
            <w:bookmarkEnd w:id="54"/>
          </w:p>
        </w:tc>
      </w:tr>
    </w:tbl>
    <w:p w:rsidR="00704B41" w:rsidP="007B78B1" w:rsidRDefault="00704B41" w14:paraId="09E9F2AB" w14:textId="77777777" w14:noSpellErr="1">
      <w:pPr/>
    </w:p>
    <w:p w:rsidR="00704B41" w:rsidP="57E41899" w:rsidRDefault="00704B41" w14:paraId="6F0F47A2" w14:textId="76264C75">
      <w:pPr>
        <w:spacing w:line="480" w:lineRule="auto"/>
        <w:ind w:firstLine="720"/>
      </w:pPr>
      <w:bookmarkStart w:name="dabmch_15" w:id="58"/>
      <w:r w:rsidR="00704B41">
        <w:rPr/>
        <w:t>{{ blocks["cuyahoga-county-ohio"]["paragraphs"][0] }}</w:t>
      </w:r>
      <w:bookmarkStart w:name="dabmci_75c316d5644843c5b232944225e022dc" w:id="60"/>
      <w:r w:rsidR="00704B41">
        <w:rPr/>
      </w:r>
      <w:bookmarkStart w:name="dabmen_75c316d5644843c5b232944225e022dc" w:id="61"/>
      <w:bookmarkEnd w:id="60"/>
      <w:bookmarkEnd w:id="61"/>
      <w:r w:rsidR="00704B41">
        <w:rPr/>
      </w:r>
      <w:r w:rsidR="00704B41">
        <w:rPr/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00704B41">
        <w:rPr/>
      </w:r>
      <w:r w:rsidRPr="32484016" w:rsidR="00704B41">
        <w:rPr>
          <w:highlight w:val="yellow"/>
        </w:rPr>
      </w:r>
      <w:r w:rsidRPr="32484016" w:rsidR="6BC2959A">
        <w:rPr>
          <w:highlight w:val="yellow"/>
        </w:rPr>
      </w:r>
      <w:r w:rsidR="00704B41">
        <w:rPr/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48BD888F">
        <w:rPr/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="00704B41">
        <w:rPr/>
      </w:r>
      <w:bookmarkEnd w:id="58"/>
    </w:p>
    <w:p w:rsidR="00704B41" w:rsidP="007B78B1" w:rsidRDefault="00704B41" w14:paraId="383C16ED" w14:textId="136553C5">
      <w:pPr>
        <w:spacing w:line="480" w:lineRule="auto"/>
        <w:ind w:firstLine="720"/>
        <w:rPr/>
      </w:pPr>
      <w:bookmarkStart w:name="dabmch_16" w:id="64"/>
      <w:r w:rsidR="00704B41">
        <w:rPr/>
        <w:t>{{ blocks["cuyahoga-county-ohio"]["paragraphs"][1] }}</w:t>
      </w:r>
      <w:r w:rsidR="00704B41">
        <w:rPr/>
      </w:r>
      <w:r w:rsidR="00704B41">
        <w:rPr/>
      </w:r>
      <w:r w:rsidR="62C14D26">
        <w:rPr/>
      </w:r>
      <w:r w:rsidR="00704B41">
        <w:rPr/>
      </w:r>
      <w:r w:rsidR="48C84E39">
        <w:rPr/>
      </w:r>
      <w:r w:rsidR="00704B41">
        <w:rPr/>
      </w:r>
      <w:r w:rsidR="00704B41">
        <w:rPr/>
      </w:r>
      <w:r w:rsidR="00704B41">
        <w:rPr/>
      </w:r>
      <w:bookmarkEnd w:id="64"/>
    </w:p>
    <w:p w:rsidRPr="00086BD7" w:rsidR="00704B41" w:rsidP="00461BAA" w:rsidRDefault="00704B41" w14:paraId="74484C59" w14:textId="77777777" w14:noSpellErr="1">
      <w:pPr>
        <w:spacing w:line="480" w:lineRule="auto"/>
        <w:ind w:firstLine="720"/>
      </w:pPr>
    </w:p>
    <w:p w:rsidRPr="00086BD7" w:rsidR="00704B41" w:rsidP="169C089D" w:rsidRDefault="00704B41" w14:paraId="14A5F2C3" w14:textId="77777777" w14:noSpellErr="1">
      <w:pPr>
        <w:tabs>
          <w:tab w:val="left" w:pos="5760"/>
        </w:tabs>
        <w:jc w:val="both"/>
        <w:rPr/>
      </w:pPr>
      <w:bookmarkStart w:name="dabmch_17" w:id="68"/>
      <w:ins w:author="Vincel, Matthew" w:date="2025-05-15T16:44:00Z" w16du:dateUtc="2025-05-15T20:44:00Z" w:id="69">
        <w:r w:rsidRPr="00086BD7">
          <w:rPr>
            <w:szCs w:val="24"/>
          </w:rPr>
          <w:tab/>
        </w:r>
      </w:ins>
      <w:r w:rsidR="00704B41">
        <w:rPr/>
        <w:t>{{ blocks["cuyahoga-county-ohio"]["paragraphs"][2] }}</w:t>
      </w:r>
      <w:r w:rsidR="00704B41">
        <w:rPr/>
      </w:r>
      <w:r w:rsidRPr="169C089D" w:rsidR="00704B41">
        <w:rPr/>
      </w:r>
      <w:ins w:author="Vincel, Matthew" w:date="2025-05-15T16:44:00Z" w16du:dateUtc="2025-05-15T20:44:00Z" w:id="69">
        <w:bookmarkEnd w:id="68"/>
      </w:ins>
    </w:p>
    <w:p w:rsidRPr="00086BD7" w:rsidR="00704B41" w:rsidP="00461BAA" w:rsidRDefault="00704B41" w14:paraId="3D5EE334" w14:textId="77777777" w14:noSpellErr="1">
      <w:pPr>
        <w:tabs>
          <w:tab w:val="left" w:pos="5760"/>
        </w:tabs>
        <w:jc w:val="both"/>
      </w:pPr>
    </w:p>
    <w:p w:rsidRPr="000F2130" w:rsidR="00704B41" w:rsidP="169C089D" w:rsidRDefault="00704B41" w14:paraId="7C3F1CDA" w14:textId="77777777" w14:noSpellErr="1">
      <w:pPr>
        <w:tabs>
          <w:tab w:val="left" w:pos="5760"/>
        </w:tabs>
        <w:ind w:left="5040"/>
        <w:rPr>
          <w:highlight w:val="yellow"/>
        </w:rPr>
      </w:pPr>
      <w:bookmarkStart w:name="dabmch_18" w:id="72"/>
      <w:ins w:author="Vincel, Matthew" w:date="2025-05-15T16:44:00Z" w16du:dateUtc="2025-05-15T20:44:00Z" w:id="73">
        <w:r w:rsidRPr="00086BD7">
          <w:rPr>
            <w:szCs w:val="24"/>
          </w:rPr>
          <w:tab/>
        </w:r>
      </w:ins>
      <w:r w:rsidRPr="169C089D" w:rsidR="00704B41">
        <w:rPr>
          <w:highlight w:val="yellow"/>
          <w:u w:val="single"/>
        </w:rPr>
        <w:t>{{ blocks["cuyahoga-county-ohio"]["paragraphs"][3] }}</w:t>
      </w:r>
      <w:r w:rsidRPr="169C089D" w:rsidR="00704B41">
        <w:rPr>
          <w:highlight w:val="yellow"/>
          <w:u w:val="single"/>
        </w:rPr>
      </w:r>
      <w:r w:rsidRPr="169C089D" w:rsidR="00704B41">
        <w:rPr>
          <w:highlight w:val="yellow"/>
          <w:u w:val="single"/>
        </w:rPr>
      </w:r>
      <w:r w:rsidRPr="00BD4A85" w:rsidR="00704B41">
        <w:rPr>
          <w:highlight w:val="yellow"/>
          <w:u w:val="single"/>
        </w:rPr>
      </w:r>
      <w:r w:rsidRPr="169C089D" w:rsidR="00704B41">
        <w:rPr>
          <w:highlight w:val="yellow"/>
        </w:rPr>
      </w:r>
      <w:r w:rsidRPr="00BD4A85" w:rsidR="00704B41">
        <w:rPr>
          <w:highlight w:val="yellow"/>
        </w:rPr>
      </w:r>
      <w:ins w:author="Vincel, Matthew" w:date="2025-05-15T16:44:00Z" w16du:dateUtc="2025-05-15T20:44:00Z" w:id="73">
        <w:bookmarkEnd w:id="72"/>
      </w:ins>
    </w:p>
    <w:p w:rsidRPr="000F2130" w:rsidR="00704B41" w:rsidP="169C089D" w:rsidRDefault="00704B41" w14:paraId="1C42C4AB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Style w:val="normaltextrun"/>
          <w:rFonts w:eastAsia="" w:cs="Segoe UI" w:eastAsiaTheme="majorEastAsia"/>
        </w:rPr>
      </w:pPr>
      <w:bookmarkStart w:name="dabmch_19" w:id="75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blocks["cuyahoga-county-ohio"]["paragraphs"][4] }}</w:t>
      </w:r>
      <w:bookmarkEnd w:id="75"/>
    </w:p>
    <w:p w:rsidRPr="000F2130" w:rsidR="00704B41" w:rsidP="169C089D" w:rsidRDefault="00704B41" w14:paraId="487F9622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Style w:val="eop"/>
          <w:rFonts w:cs="Segoe UI"/>
        </w:rPr>
      </w:pPr>
      <w:bookmarkStart w:name="dabmch_20" w:id="78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blocks["cuyahoga-county-ohio"]["paragraphs"][5] }}</w:t>
      </w:r>
      <w:bookmarkEnd w:id="78"/>
    </w:p>
    <w:p w:rsidRPr="000F2130" w:rsidR="00704B41" w:rsidP="169C089D" w:rsidRDefault="00704B41" w14:paraId="229537CB" w14:textId="27053FC0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bookmarkStart w:name="dabmch_22" w:id="86"/>
      <w:r w:rsidRPr="169C089D" w:rsidR="00704B41">
        <w:rPr>
          <w:rStyle w:val="normaltextrun"/>
          <w:rFonts w:eastAsia="" w:cs="Segoe UI" w:eastAsiaTheme="majorEastAsia"/>
        </w:rPr>
        <w:t>{{ blocks["cuyahoga-county-ohio"]["paragraphs"][6] }}</w:t>
      </w:r>
      <w:r w:rsidRPr="169C089D" w:rsidR="00704B41">
        <w:rPr>
          <w:rStyle w:val="eop"/>
          <w:rFonts w:cs="Segoe UI"/>
        </w:rPr>
      </w:r>
      <w:bookmarkEnd w:id="86"/>
    </w:p>
    <w:p w:rsidRPr="000F2130" w:rsidR="00704B41" w:rsidP="169C089D" w:rsidRDefault="00704B41" w14:paraId="518A30ED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  <w:bookmarkStart w:name="dabmch_23" w:id="89"/>
      <w:r w:rsidRPr="169C089D" w:rsidR="00704B41">
        <w:rPr>
          <w:rStyle w:val="normaltextrun"/>
          <w:rFonts w:eastAsia="" w:cs="Segoe UI" w:eastAsiaTheme="majorEastAsia"/>
        </w:rPr>
        <w:t>{{ blocks["cuyahoga-county-ohio"]["paragraphs"][7] }}</w:t>
      </w:r>
      <w:r w:rsidRPr="169C089D" w:rsidR="00704B41">
        <w:rPr>
          <w:rStyle w:val="eop"/>
          <w:rFonts w:cs="Segoe UI"/>
        </w:rPr>
      </w:r>
      <w:bookmarkEnd w:id="89"/>
    </w:p>
    <w:p w:rsidRPr="000F2130" w:rsidR="00704B41" w:rsidP="169C089D" w:rsidRDefault="00704B41" w14:paraId="3D83C732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  <w:bookmarkStart w:name="dabmch_24" w:id="92"/>
      <w:r w:rsidRPr="169C089D" w:rsidR="00704B41">
        <w:rPr>
          <w:rStyle w:val="normaltextrun"/>
          <w:rFonts w:eastAsia="" w:cs="Segoe UI" w:eastAsiaTheme="majorEastAsia"/>
        </w:rPr>
        <w:t>{{ blocks["cuyahoga-county-ohio"]["paragraphs"][8] }}</w:t>
      </w:r>
      <w:r w:rsidRPr="169C089D" w:rsidR="00704B41">
        <w:rPr>
          <w:rStyle w:val="eop"/>
          <w:rFonts w:cs="Segoe UI"/>
        </w:rPr>
      </w:r>
      <w:bookmarkEnd w:id="92"/>
    </w:p>
    <w:p w:rsidR="00704B41" w:rsidP="169C089D" w:rsidRDefault="00704B41" w14:paraId="037D8D81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bookmarkStart w:name="dabmch_25" w:id="95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blocks["cuyahoga-county-ohio"]["paragraphs"][9] }}</w:t>
      </w:r>
      <w:r w:rsidRPr="169C089D" w:rsidR="00704B41">
        <w:rPr>
          <w:rStyle w:val="normaltextrun"/>
          <w:rFonts w:eastAsia="" w:cs="Segoe UI" w:eastAsiaTheme="majorEastAsia"/>
        </w:rPr>
      </w:r>
      <w:r w:rsidRPr="169C089D" w:rsidR="00704B41">
        <w:rPr>
          <w:highlight w:val="yellow"/>
        </w:rPr>
      </w:r>
      <w:bookmarkEnd w:id="95"/>
    </w:p>
    <w:p w:rsidR="00704B41" w:rsidP="169C089D" w:rsidRDefault="00704B41" w14:paraId="037D8D81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r>
        <w:t>{%p for item in blocks["cuyahoga-county-ohio"]["paragraphs"][10:] %}</w:t>
      </w:r>
    </w:p>
    <w:p w:rsidR="00704B41" w:rsidP="169C089D" w:rsidRDefault="00704B41" w14:paraId="037D8D81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r>
        <w:t>{{ item }}</w:t>
      </w:r>
    </w:p>
    <w:p w:rsidR="00704B41" w:rsidP="169C089D" w:rsidRDefault="00704B41" w14:paraId="037D8D81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r>
        <w:t>{%p endfor %}</w:t>
      </w:r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