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B7F1B" w:rsidR="008E1526" w:rsidP="008E1526" w:rsidRDefault="008E1526" w14:paraId="47C593E9" w14:textId="77777777">
      <w:pPr>
        <w:rPr>
          <w:rFonts w:ascii="Garamond" w:hAnsi="Garamond"/>
          <w:b/>
          <w:sz w:val="24"/>
          <w:szCs w:val="24"/>
        </w:rPr>
      </w:pPr>
      <w:r w:rsidRPr="00CB7F1B">
        <w:rPr>
          <w:rFonts w:ascii="Garamond" w:hAnsi="Garamond"/>
          <w:b/>
          <w:sz w:val="24"/>
          <w:szCs w:val="24"/>
        </w:rPr>
        <w:t xml:space="preserve">COUNTY OF </w:t>
      </w:r>
      <w:r w:rsidRPr="00CB7F1B">
        <w:rPr>
          <w:rFonts w:ascii="Garamond" w:hAnsi="Garamond"/>
          <w:b/>
          <w:sz w:val="24"/>
          <w:szCs w:val="24"/>
          <w:highlight w:val="yellow"/>
        </w:rPr>
        <w:t>CUYAHOGA</w:t>
      </w:r>
      <w:r w:rsidRPr="00CB7F1B">
        <w:rPr>
          <w:rFonts w:ascii="Garamond" w:hAnsi="Garamond"/>
          <w:b/>
          <w:sz w:val="24"/>
          <w:szCs w:val="24"/>
        </w:rPr>
        <w:tab/>
      </w:r>
      <w:r w:rsidRPr="00CB7F1B">
        <w:rPr>
          <w:rFonts w:ascii="Garamond" w:hAnsi="Garamond"/>
          <w:b/>
          <w:sz w:val="24"/>
          <w:szCs w:val="24"/>
        </w:rPr>
        <w:t>:</w:t>
      </w:r>
    </w:p>
    <w:p w:rsidRPr="00CB7F1B" w:rsidR="008E1526" w:rsidP="008E1526" w:rsidRDefault="008E1526" w14:paraId="01C831DB" w14:textId="77777777">
      <w:pPr>
        <w:rPr>
          <w:rFonts w:ascii="Garamond" w:hAnsi="Garamond"/>
          <w:b/>
          <w:sz w:val="24"/>
          <w:szCs w:val="24"/>
        </w:rPr>
      </w:pPr>
    </w:p>
    <w:p w:rsidRPr="00CB7F1B" w:rsidR="008E1526" w:rsidP="008E1526" w:rsidRDefault="008E1526" w14:paraId="782D5AB9" w14:textId="77777777">
      <w:pPr>
        <w:rPr>
          <w:rFonts w:ascii="Garamond" w:hAnsi="Garamond"/>
          <w:sz w:val="24"/>
          <w:szCs w:val="24"/>
        </w:rPr>
      </w:pPr>
      <w:r w:rsidRPr="00CB7F1B">
        <w:rPr>
          <w:rFonts w:ascii="Garamond" w:hAnsi="Garamond"/>
          <w:sz w:val="24"/>
          <w:szCs w:val="24"/>
        </w:rPr>
        <w:t>{{ blocks["county-of-cuyahoga"]["paragraphs"][0] }}</w:t>
      </w:r>
      <w:r w:rsidRPr="00CB7F1B">
        <w:rPr>
          <w:rFonts w:ascii="Garamond" w:hAnsi="Garamond"/>
          <w:b/>
          <w:sz w:val="24"/>
          <w:szCs w:val="24"/>
          <w:highlight w:val="yellow"/>
        </w:rPr>
      </w:r>
      <w:r w:rsidRPr="00CB7F1B">
        <w:rPr>
          <w:rFonts w:ascii="Garamond" w:hAnsi="Garamond"/>
          <w:sz w:val="24"/>
          <w:szCs w:val="24"/>
        </w:rPr>
      </w:r>
    </w:p>
    <w:p w:rsidRPr="00C575E8" w:rsidR="008E1526" w:rsidP="6C213C67" w:rsidRDefault="008E1526" w14:paraId="7EFE65F0" w14:textId="2B2472A0">
      <w:pPr>
        <w:numPr>
          <w:ilvl w:val="0"/>
          <w:numId w:val="1"/>
        </w:numPr>
        <w:spacing w:before="240"/>
        <w:rPr>
          <w:rFonts w:ascii="Garamond" w:hAnsi="Garamond"/>
          <w:sz w:val="24"/>
          <w:szCs w:val="24"/>
        </w:rPr>
      </w:pPr>
      <w:r w:rsidRPr="6C213C67" w:rsidR="008E1526">
        <w:rPr>
          <w:rFonts w:ascii="Garamond" w:hAnsi="Garamond"/>
          <w:sz w:val="24"/>
          <w:szCs w:val="24"/>
        </w:rPr>
        <w:t>{{ blocks["county-of-cuyahoga"]["paragraphs"][1] }}</w:t>
      </w:r>
      <w:r w:rsidRPr="6C213C67" w:rsidR="008E1526">
        <w:rPr>
          <w:rFonts w:ascii="Garamond" w:hAnsi="Garamond"/>
          <w:sz w:val="24"/>
          <w:szCs w:val="24"/>
          <w:highlight w:val="yellow"/>
          <w:rPrChange w:author="Zak, Elizabeth" w:date="2025-05-15T15:49:00Z" w:id="1769317487">
            <w:rPr>
              <w:rFonts w:ascii="Garamond" w:hAnsi="Garamond"/>
              <w:sz w:val="24"/>
              <w:szCs w:val="24"/>
            </w:rPr>
          </w:rPrChange>
        </w:rPr>
      </w:r>
      <w:r w:rsidRPr="6C213C67" w:rsidR="008E1526">
        <w:rPr>
          <w:rFonts w:ascii="Garamond" w:hAnsi="Garamond"/>
          <w:sz w:val="24"/>
          <w:szCs w:val="24"/>
        </w:rPr>
      </w:r>
      <w:r w:rsidRPr="6C213C67" w:rsidR="008E1526">
        <w:rPr>
          <w:rFonts w:ascii="Garamond" w:hAnsi="Garamond"/>
          <w:i w:val="1"/>
          <w:iCs w:val="1"/>
          <w:sz w:val="24"/>
          <w:szCs w:val="24"/>
          <w:highlight w:val="yellow"/>
        </w:rPr>
      </w:r>
      <w:r w:rsidRPr="6C213C67" w:rsidR="008E1526">
        <w:rPr>
          <w:rFonts w:ascii="Garamond" w:hAnsi="Garamond"/>
          <w:sz w:val="24"/>
          <w:szCs w:val="24"/>
        </w:rPr>
      </w:r>
      <w:r w:rsidRPr="6C213C67" w:rsidR="008E1526">
        <w:rPr>
          <w:rFonts w:ascii="Garamond" w:hAnsi="Garamond"/>
          <w:sz w:val="24"/>
          <w:szCs w:val="24"/>
          <w:highlight w:val="yellow"/>
          <w:rPrChange w:author="Zak, Elizabeth" w:date="2025-05-15T15:49:00Z" w:id="46791939">
            <w:rPr>
              <w:rFonts w:ascii="Garamond" w:hAnsi="Garamond"/>
              <w:sz w:val="24"/>
              <w:szCs w:val="24"/>
            </w:rPr>
          </w:rPrChange>
        </w:rPr>
      </w:r>
      <w:r w:rsidRPr="6C213C67" w:rsidR="008E1526">
        <w:rPr>
          <w:rFonts w:ascii="Garamond" w:hAnsi="Garamond"/>
          <w:sz w:val="24"/>
          <w:szCs w:val="24"/>
        </w:rPr>
      </w:r>
      <w:ins w:author="Zak, Elizabeth" w:date="2025-05-15T15:49:00Z" w:id="34498009">
        <w:r w:rsidRPr="6C213C67" w:rsidR="00987250">
          <w:rPr>
            <w:rFonts w:ascii="Garamond" w:hAnsi="Garamond"/>
            <w:sz w:val="24"/>
            <w:szCs w:val="24"/>
          </w:rPr>
          <w:t xml:space="preserve">, </w:t>
        </w:r>
      </w:ins>
      <w:del w:author="Zak, Elizabeth" w:date="2025-05-15T15:49:00Z" w:id="1870674615">
        <w:r w:rsidRPr="6C213C67" w:rsidDel="008E1526">
          <w:rPr>
            <w:rFonts w:ascii="Garamond" w:hAnsi="Garamond"/>
            <w:sz w:val="24"/>
            <w:szCs w:val="24"/>
          </w:rPr>
          <w:delText>)</w:delText>
        </w:r>
      </w:del>
      <w:r w:rsidRPr="6C213C67" w:rsidR="00987250">
        <w:rPr>
          <w:rFonts w:ascii="Garamond" w:hAnsi="Garamond"/>
          <w:sz w:val="24"/>
          <w:szCs w:val="24"/>
        </w:rPr>
      </w:r>
      <w:r w:rsidRPr="6C213C67" w:rsidR="00987250">
        <w:rPr>
          <w:rFonts w:ascii="Garamond" w:hAnsi="Garamond"/>
          <w:sz w:val="24"/>
          <w:szCs w:val="24"/>
          <w:highlight w:val="yellow"/>
          <w:rPrChange w:author="Zak, Elizabeth" w:date="2025-05-15T15:49:00Z" w:id="1252603294">
            <w:rPr>
              <w:rFonts w:ascii="Garamond" w:hAnsi="Garamond"/>
              <w:sz w:val="24"/>
              <w:szCs w:val="24"/>
            </w:rPr>
          </w:rPrChange>
        </w:rPr>
      </w:r>
      <w:r w:rsidRPr="6C213C67" w:rsidR="008E1526">
        <w:rPr>
          <w:rFonts w:ascii="Garamond" w:hAnsi="Garamond"/>
          <w:sz w:val="24"/>
          <w:szCs w:val="24"/>
        </w:rPr>
      </w:r>
    </w:p>
    <w:p w:rsidRPr="00C575E8" w:rsidR="00A50FF7" w:rsidP="6C213C67" w:rsidRDefault="00A50FF7" w14:paraId="2E93228F" w14:textId="77777777">
      <w:pPr>
        <w:pStyle w:val="ListParagraph"/>
        <w:spacing w:line="240" w:lineRule="auto"/>
        <w:rPr>
          <w:rFonts w:ascii="Garamond" w:hAnsi="Garamond"/>
          <w:sz w:val="24"/>
          <w:szCs w:val="24"/>
        </w:rPr>
      </w:pPr>
    </w:p>
    <w:p w:rsidRPr="00C575E8" w:rsidR="00CE40B3" w:rsidP="00C575E8" w:rsidRDefault="00CE40B3" w14:paraId="27E7DA04" w14:textId="202E62DB">
      <w:pPr>
        <w:pStyle w:val="ListParagraph"/>
        <w:numPr>
          <w:ilvl w:val="0"/>
          <w:numId w:val="1"/>
        </w:numPr>
        <w:spacing w:line="240" w:lineRule="auto"/>
        <w:rPr>
          <w:rFonts w:ascii="Garamond" w:hAnsi="Garamond"/>
          <w:sz w:val="24"/>
          <w:szCs w:val="24"/>
        </w:rPr>
      </w:pPr>
      <w:r w:rsidRPr="6C213C67" w:rsidR="00CE40B3">
        <w:rPr>
          <w:rFonts w:ascii="Garamond" w:hAnsi="Garamond"/>
          <w:sz w:val="24"/>
          <w:szCs w:val="24"/>
        </w:rPr>
        <w:t>{{ blocks["county-of-cuyahoga"]["paragraphs"][2] }}</w:t>
      </w:r>
    </w:p>
    <w:p w:rsidRPr="00C575E8" w:rsidR="00CE40B3" w:rsidP="00C575E8" w:rsidRDefault="00CE40B3" w14:paraId="04A38334" w14:textId="77777777">
      <w:pPr>
        <w:pStyle w:val="ListParagraph"/>
        <w:spacing w:line="240" w:lineRule="auto"/>
        <w:ind w:left="360"/>
        <w:rPr>
          <w:rFonts w:ascii="Garamond" w:hAnsi="Garamond"/>
          <w:sz w:val="24"/>
          <w:szCs w:val="24"/>
        </w:rPr>
      </w:pPr>
    </w:p>
    <w:p w:rsidR="00C575E8" w:rsidP="00C575E8" w:rsidRDefault="00CE40B3" w14:paraId="6ECB2845" w14:textId="77777777">
      <w:pPr>
        <w:pStyle w:val="ListParagraph"/>
        <w:numPr>
          <w:ilvl w:val="0"/>
          <w:numId w:val="1"/>
        </w:numPr>
        <w:spacing w:line="240" w:lineRule="auto"/>
        <w:rPr>
          <w:rFonts w:ascii="Garamond" w:hAnsi="Garamond"/>
          <w:sz w:val="24"/>
          <w:szCs w:val="24"/>
        </w:rPr>
      </w:pPr>
      <w:r w:rsidRPr="6C213C67" w:rsidR="00CE40B3">
        <w:rPr>
          <w:rFonts w:ascii="Garamond" w:hAnsi="Garamond"/>
          <w:sz w:val="24"/>
          <w:szCs w:val="24"/>
        </w:rPr>
        <w:t>{{ blocks["county-of-cuyahoga"]["paragraphs"][3] }}</w:t>
      </w:r>
      <w:r w:rsidRPr="6C213C67" w:rsidR="00CE40B3">
        <w:rPr>
          <w:rFonts w:ascii="Garamond" w:hAnsi="Garamond"/>
          <w:sz w:val="24"/>
          <w:szCs w:val="24"/>
        </w:rPr>
      </w:r>
      <w:r w:rsidRPr="6C213C67" w:rsidR="00CE40B3">
        <w:rPr>
          <w:rFonts w:ascii="Garamond" w:hAnsi="Garamond"/>
          <w:sz w:val="24"/>
          <w:szCs w:val="24"/>
        </w:rPr>
      </w:r>
      <w:r w:rsidRPr="6C213C67" w:rsidR="00CE40B3">
        <w:rPr>
          <w:rFonts w:ascii="Garamond" w:hAnsi="Garamond"/>
          <w:sz w:val="24"/>
          <w:szCs w:val="24"/>
        </w:rPr>
      </w:r>
      <w:r w:rsidRPr="6C213C67" w:rsidR="00CE40B3">
        <w:rPr>
          <w:rFonts w:ascii="Garamond" w:hAnsi="Garamond"/>
          <w:sz w:val="24"/>
          <w:szCs w:val="24"/>
        </w:rPr>
      </w:r>
    </w:p>
    <w:p w:rsidR="00C575E8" w:rsidP="00C575E8" w:rsidRDefault="00CE40B3" w14:paraId="6ECB2845" w14:textId="77777777">
      <w:pPr>
        <w:pStyle w:val="ListParagraph"/>
        <w:numPr>
          <w:ilvl w:val="0"/>
          <w:numId w:val="1"/>
        </w:numPr>
        <w:spacing w:line="240" w:lineRule="auto"/>
        <w:rPr>
          <w:rFonts w:ascii="Garamond" w:hAnsi="Garamond"/>
          <w:sz w:val="24"/>
          <w:szCs w:val="24"/>
        </w:rPr>
      </w:pPr>
      <w:r>
        <w:t>{%p for item in blocks["county-of-cuyahoga"]["paragraphs"][4:] %}</w:t>
      </w:r>
    </w:p>
    <w:p w:rsidR="00C575E8" w:rsidP="00C575E8" w:rsidRDefault="00CE40B3" w14:paraId="6ECB2845" w14:textId="77777777">
      <w:pPr>
        <w:pStyle w:val="ListParagraph"/>
        <w:numPr>
          <w:ilvl w:val="0"/>
          <w:numId w:val="1"/>
        </w:numPr>
        <w:spacing w:line="240" w:lineRule="auto"/>
        <w:rPr>
          <w:rFonts w:ascii="Garamond" w:hAnsi="Garamond"/>
          <w:sz w:val="24"/>
          <w:szCs w:val="24"/>
        </w:rPr>
      </w:pPr>
      <w:r>
        <w:t>{{ item }}</w:t>
      </w:r>
    </w:p>
    <w:p w:rsidR="00C575E8" w:rsidP="00C575E8" w:rsidRDefault="00CE40B3" w14:paraId="6ECB2845" w14:textId="77777777">
      <w:pPr>
        <w:pStyle w:val="ListParagraph"/>
        <w:numPr>
          <w:ilvl w:val="0"/>
          <w:numId w:val="1"/>
        </w:numPr>
        <w:spacing w:line="240" w:lineRule="auto"/>
        <w:rPr>
          <w:rFonts w:ascii="Garamond" w:hAnsi="Garamond"/>
          <w:sz w:val="24"/>
          <w:szCs w:val="24"/>
        </w:rPr>
      </w:pPr>
      <w:r>
        <w:t>{%p endfor %}</w:t>
      </w:r>
    </w:p>
    <w:p w:rsidRPr="00C575E8" w:rsidR="00C575E8" w:rsidP="00C575E8" w:rsidRDefault="00C575E8" w14:paraId="02D4DD1A" w14:textId="77777777">
      <w:pPr>
        <w:pStyle w:val="ListParagraph"/>
        <w:rPr>
          <w:rFonts w:ascii="Garamond" w:hAnsi="Garamond"/>
          <w:sz w:val="24"/>
          <w:szCs w:val="24"/>
        </w:rPr>
      </w:pPr>
    </w:p>
    <w:sectPr w:rsidRPr="007C6844" w:rsidR="00A9353A">
      <w:footerReference w:type="default" r:id="rId10"/>
      <w:headerReference w:type="default" r:id="rId13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A4B98" w:rsidP="008E1526" w:rsidRDefault="006A4B98" w14:paraId="6D6A4FBE" w14:textId="77777777">
      <w:r>
        <w:separator/>
      </w:r>
    </w:p>
  </w:endnote>
  <w:endnote w:type="continuationSeparator" w:id="0">
    <w:p w:rsidR="006A4B98" w:rsidP="008E1526" w:rsidRDefault="006A4B98" w14:paraId="72EB0CA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410934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E1526" w:rsidRDefault="008E1526" w14:paraId="42FECB09" w14:textId="7777777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of </w:t>
        </w:r>
        <w:r w:rsidRPr="008E1526">
          <w:rPr>
            <w:noProof/>
            <w:highlight w:val="yellow"/>
          </w:rPr>
          <w:t>1</w:t>
        </w:r>
      </w:p>
    </w:sdtContent>
  </w:sdt>
  <w:p w:rsidR="008E1526" w:rsidRDefault="008E1526" w14:paraId="43BFF448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A4B98" w:rsidP="008E1526" w:rsidRDefault="006A4B98" w14:paraId="3958E557" w14:textId="77777777">
      <w:r>
        <w:separator/>
      </w:r>
    </w:p>
  </w:footnote>
  <w:footnote w:type="continuationSeparator" w:id="0">
    <w:p w:rsidR="006A4B98" w:rsidP="008E1526" w:rsidRDefault="006A4B98" w14:paraId="4B4E2B07" w14:textId="7777777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B1534"/>
    <w:multiLevelType w:val="hybridMultilevel"/>
    <w:tmpl w:val="1F3CC4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E15FE6"/>
    <w:multiLevelType w:val="hybridMultilevel"/>
    <w:tmpl w:val="14C62DF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955117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4352606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attachedTemplate r:id="rId1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F8F"/>
    <w:rsid w:val="00017F8F"/>
    <w:rsid w:val="0007547D"/>
    <w:rsid w:val="000E0F74"/>
    <w:rsid w:val="000E7A0F"/>
    <w:rsid w:val="00130DC3"/>
    <w:rsid w:val="0021611D"/>
    <w:rsid w:val="002D2483"/>
    <w:rsid w:val="00412383"/>
    <w:rsid w:val="00601435"/>
    <w:rsid w:val="006A4B98"/>
    <w:rsid w:val="006D2FD1"/>
    <w:rsid w:val="007C6844"/>
    <w:rsid w:val="008E1526"/>
    <w:rsid w:val="00906130"/>
    <w:rsid w:val="00956B8A"/>
    <w:rsid w:val="00987250"/>
    <w:rsid w:val="00A50FF7"/>
    <w:rsid w:val="00A6333B"/>
    <w:rsid w:val="00A9353A"/>
    <w:rsid w:val="00AC2F0A"/>
    <w:rsid w:val="00AD1826"/>
    <w:rsid w:val="00AE74D1"/>
    <w:rsid w:val="00C575E8"/>
    <w:rsid w:val="00C95CC4"/>
    <w:rsid w:val="00CB7F1B"/>
    <w:rsid w:val="00CE40B3"/>
    <w:rsid w:val="00E222CC"/>
    <w:rsid w:val="00ED59CD"/>
    <w:rsid w:val="00F06FD4"/>
    <w:rsid w:val="00F160C5"/>
    <w:rsid w:val="24D5147D"/>
    <w:rsid w:val="6C213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AA142"/>
  <w15:chartTrackingRefBased/>
  <w15:docId w15:val="{9A023CF8-142F-4C55-848A-4CC563360D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E1526"/>
    <w:pPr>
      <w:spacing w:after="0" w:line="240" w:lineRule="auto"/>
    </w:pPr>
    <w:rPr>
      <w:rFonts w:ascii="Times New Roman" w:hAnsi="Times New Roman" w:eastAsia="Times New Roman" w:cs="Times New Roman"/>
      <w:kern w:val="0"/>
      <w:sz w:val="28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E1526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E1526"/>
    <w:rPr>
      <w:rFonts w:ascii="Times New Roman" w:hAnsi="Times New Roman" w:eastAsia="Times New Roman" w:cs="Times New Roman"/>
      <w:kern w:val="0"/>
      <w:sz w:val="28"/>
      <w:szCs w:val="20"/>
    </w:rPr>
  </w:style>
  <w:style w:type="paragraph" w:styleId="Footer">
    <w:name w:val="footer"/>
    <w:basedOn w:val="Normal"/>
    <w:link w:val="FooterChar"/>
    <w:uiPriority w:val="99"/>
    <w:unhideWhenUsed/>
    <w:rsid w:val="008E1526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E1526"/>
    <w:rPr>
      <w:rFonts w:ascii="Times New Roman" w:hAnsi="Times New Roman" w:eastAsia="Times New Roman" w:cs="Times New Roman"/>
      <w:kern w:val="0"/>
      <w:sz w:val="28"/>
      <w:szCs w:val="20"/>
    </w:rPr>
  </w:style>
  <w:style w:type="paragraph" w:styleId="Revision">
    <w:name w:val="Revision"/>
    <w:hidden/>
    <w:uiPriority w:val="99"/>
    <w:semiHidden/>
    <w:rsid w:val="0021611D"/>
    <w:pPr>
      <w:spacing w:after="0" w:line="240" w:lineRule="auto"/>
    </w:pPr>
    <w:rPr>
      <w:rFonts w:ascii="Times New Roman" w:hAnsi="Times New Roman" w:eastAsia="Times New Roman" w:cs="Times New Roman"/>
      <w:kern w:val="0"/>
      <w:sz w:val="28"/>
      <w:szCs w:val="20"/>
    </w:rPr>
  </w:style>
  <w:style w:type="paragraph" w:styleId="ListParagraph">
    <w:name w:val="List Paragraph"/>
    <w:basedOn w:val="Normal"/>
    <w:uiPriority w:val="34"/>
    <w:qFormat/>
    <w:rsid w:val="00CE40B3"/>
    <w:pPr>
      <w:spacing w:after="160" w:line="259" w:lineRule="auto"/>
      <w:ind w:left="720"/>
      <w:contextualSpacing/>
    </w:pPr>
    <w:rPr>
      <w:rFonts w:asciiTheme="minorHAnsi" w:hAnsiTheme="minorHAnsi" w:eastAsiaTheme="minorHAnsi" w:cstheme="minorBidi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35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reddy\OneDrive%20-%20LASC\Documents\Custom%20Office%20Templates\Affidavit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Props1.xml><?xml version="1.0" encoding="utf-8"?>
<ds:datastoreItem xmlns:ds="http://schemas.openxmlformats.org/officeDocument/2006/customXml" ds:itemID="{58B25AB0-A31C-4641-B5F6-B62AF257794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AA084E0-11D0-461D-B2B3-B7573AEE13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5987EEA-139E-45FF-BDBA-74BFA4DF655C}">
  <ds:schemaRefs>
    <ds:schemaRef ds:uri="http://schemas.microsoft.com/office/2006/metadata/properties"/>
    <ds:schemaRef ds:uri="http://schemas.microsoft.com/office/infopath/2007/PartnerControls"/>
    <ds:schemaRef ds:uri="d62e41c9-7822-42ad-9c04-bd8d0fb23f5c"/>
    <ds:schemaRef ds:uri="4d2751dc-8e68-43b6-b178-a0d80fdb56b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Affidavit.dotx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Suparna</dc:creator>
  <keywords/>
  <dc:description/>
  <lastModifiedBy>Patel, Shruti</lastModifiedBy>
  <revision>20</revision>
  <dcterms:created xsi:type="dcterms:W3CDTF">2024-05-14T18:47:00.0000000Z</dcterms:created>
  <dcterms:modified xsi:type="dcterms:W3CDTF">2025-09-25T16:35:53.3262651Z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</Properties>
</file>